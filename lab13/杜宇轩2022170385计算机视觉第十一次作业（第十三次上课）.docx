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A27E8E">
      <w:pPr>
        <w:jc w:val="center"/>
        <w:rPr>
          <w:rFonts w:eastAsia="楷体_GB2312"/>
          <w:b/>
          <w:sz w:val="44"/>
          <w:szCs w:val="44"/>
        </w:rPr>
      </w:pPr>
      <w:r>
        <w:rPr>
          <w:rFonts w:eastAsia="楷体_GB2312"/>
          <w:b/>
          <w:sz w:val="44"/>
          <w:szCs w:val="44"/>
        </w:rPr>
        <w:t>暨南大学本科实验报告专用纸</w:t>
      </w:r>
    </w:p>
    <w:p w14:paraId="31DDEADF">
      <w:pPr>
        <w:spacing w:line="420" w:lineRule="exact"/>
        <w:rPr>
          <w:rFonts w:eastAsia="楷体_GB2312"/>
          <w:sz w:val="28"/>
          <w:szCs w:val="28"/>
        </w:rPr>
      </w:pPr>
      <w:r>
        <w:rPr>
          <w:rFonts w:eastAsia="楷体_GB2312"/>
          <w:sz w:val="28"/>
          <w:szCs w:val="28"/>
        </w:rPr>
        <w:t>课程名称</w:t>
      </w:r>
      <w:r>
        <w:rPr>
          <w:rFonts w:eastAsia="楷体_GB2312"/>
          <w:sz w:val="28"/>
          <w:szCs w:val="28"/>
          <w:u w:val="single"/>
        </w:rPr>
        <w:t xml:space="preserve">        </w:t>
      </w:r>
      <w:r>
        <w:rPr>
          <w:rFonts w:hint="eastAsia" w:eastAsia="楷体_GB2312"/>
          <w:sz w:val="28"/>
          <w:szCs w:val="28"/>
          <w:u w:val="single"/>
        </w:rPr>
        <w:t>计算机视觉实验</w:t>
      </w:r>
      <w:r>
        <w:rPr>
          <w:rFonts w:eastAsia="楷体_GB2312"/>
          <w:sz w:val="28"/>
          <w:szCs w:val="28"/>
          <w:u w:val="single"/>
        </w:rPr>
        <w:t xml:space="preserve">        </w:t>
      </w:r>
      <w:r>
        <w:rPr>
          <w:rFonts w:eastAsia="楷体_GB2312"/>
          <w:sz w:val="28"/>
          <w:szCs w:val="28"/>
        </w:rPr>
        <w:t>成绩评定</w:t>
      </w:r>
      <w:r>
        <w:rPr>
          <w:rFonts w:eastAsia="楷体_GB2312"/>
          <w:sz w:val="28"/>
          <w:szCs w:val="28"/>
          <w:u w:val="single"/>
        </w:rPr>
        <w:t xml:space="preserve">            </w:t>
      </w:r>
    </w:p>
    <w:p w14:paraId="29884C52">
      <w:pPr>
        <w:spacing w:line="420" w:lineRule="exact"/>
        <w:rPr>
          <w:rFonts w:eastAsia="楷体_GB2312"/>
          <w:sz w:val="28"/>
          <w:szCs w:val="28"/>
          <w:u w:val="single"/>
        </w:rPr>
      </w:pPr>
      <w:r>
        <w:rPr>
          <w:rFonts w:eastAsia="楷体_GB2312"/>
          <w:sz w:val="28"/>
          <w:szCs w:val="28"/>
        </w:rPr>
        <w:t>实验项目名称</w:t>
      </w:r>
      <w:r>
        <w:rPr>
          <w:rFonts w:eastAsia="楷体_GB2312"/>
          <w:sz w:val="28"/>
          <w:szCs w:val="28"/>
          <w:u w:val="single"/>
        </w:rPr>
        <w:t xml:space="preserve">  </w:t>
      </w:r>
      <w:r>
        <w:rPr>
          <w:rFonts w:hint="default" w:eastAsia="楷体_GB2312"/>
          <w:sz w:val="28"/>
          <w:szCs w:val="28"/>
          <w:u w:val="single"/>
          <w:lang w:val="en-US" w:eastAsia="en-US"/>
        </w:rPr>
        <w:t>基于 MediaPipe Pose 与骨架序列 Transformer 的羽毛球击球动作识别</w:t>
      </w:r>
      <w:r>
        <w:rPr>
          <w:rFonts w:hint="eastAsia" w:eastAsia="楷体_GB2312"/>
          <w:sz w:val="28"/>
          <w:szCs w:val="28"/>
          <w:u w:val="single"/>
        </w:rPr>
        <w:t xml:space="preserve">         </w:t>
      </w:r>
      <w:r>
        <w:rPr>
          <w:rFonts w:eastAsia="楷体_GB2312"/>
          <w:sz w:val="28"/>
          <w:szCs w:val="28"/>
          <w:u w:val="single"/>
        </w:rPr>
        <w:t xml:space="preserve">  </w:t>
      </w:r>
    </w:p>
    <w:p w14:paraId="6CE4C16D">
      <w:pPr>
        <w:spacing w:line="420" w:lineRule="exact"/>
        <w:rPr>
          <w:rFonts w:eastAsia="楷体_GB2312"/>
          <w:sz w:val="28"/>
          <w:szCs w:val="28"/>
        </w:rPr>
      </w:pPr>
      <w:r>
        <w:rPr>
          <w:rFonts w:eastAsia="楷体_GB2312"/>
          <w:sz w:val="28"/>
          <w:szCs w:val="28"/>
        </w:rPr>
        <w:t>指导教师</w:t>
      </w:r>
      <w:r>
        <w:rPr>
          <w:rFonts w:eastAsia="楷体_GB2312"/>
          <w:sz w:val="28"/>
          <w:szCs w:val="28"/>
          <w:u w:val="single"/>
        </w:rPr>
        <w:t xml:space="preserve">   </w:t>
      </w:r>
      <w:r>
        <w:rPr>
          <w:rFonts w:hint="eastAsia" w:eastAsia="楷体_GB2312"/>
          <w:sz w:val="28"/>
          <w:szCs w:val="28"/>
          <w:u w:val="single"/>
        </w:rPr>
        <w:t xml:space="preserve"> 赵乘骥,安荣邦</w:t>
      </w:r>
      <w:r>
        <w:rPr>
          <w:rFonts w:eastAsia="楷体_GB2312"/>
          <w:sz w:val="28"/>
          <w:szCs w:val="28"/>
          <w:u w:val="single"/>
        </w:rPr>
        <w:t xml:space="preserve">    </w:t>
      </w:r>
    </w:p>
    <w:p w14:paraId="1EDD520F">
      <w:pPr>
        <w:spacing w:line="420" w:lineRule="exact"/>
        <w:rPr>
          <w:rFonts w:eastAsia="楷体_GB2312"/>
          <w:sz w:val="28"/>
          <w:szCs w:val="28"/>
          <w:u w:val="single"/>
        </w:rPr>
      </w:pPr>
      <w:r>
        <w:rPr>
          <w:rFonts w:eastAsia="楷体_GB2312"/>
          <w:sz w:val="28"/>
          <w:szCs w:val="28"/>
        </w:rPr>
        <w:t>实验项目编号</w:t>
      </w:r>
      <w:r>
        <w:rPr>
          <w:rFonts w:eastAsia="楷体_GB2312"/>
          <w:sz w:val="28"/>
          <w:szCs w:val="28"/>
          <w:u w:val="single"/>
        </w:rPr>
        <w:t xml:space="preserve">             </w:t>
      </w:r>
      <w:r>
        <w:rPr>
          <w:rFonts w:eastAsia="楷体_GB2312"/>
          <w:sz w:val="28"/>
          <w:szCs w:val="28"/>
        </w:rPr>
        <w:t>实验项目类型</w:t>
      </w:r>
      <w:r>
        <w:rPr>
          <w:rFonts w:eastAsia="楷体_GB2312"/>
          <w:sz w:val="28"/>
          <w:szCs w:val="28"/>
          <w:u w:val="single"/>
        </w:rPr>
        <w:t xml:space="preserve">    </w:t>
      </w:r>
      <w:r>
        <w:rPr>
          <w:rFonts w:eastAsia="楷体_GB2312"/>
          <w:sz w:val="28"/>
          <w:szCs w:val="28"/>
        </w:rPr>
        <w:t>实验地点</w:t>
      </w:r>
      <w:r>
        <w:rPr>
          <w:rFonts w:eastAsia="楷体_GB2312"/>
          <w:sz w:val="28"/>
          <w:szCs w:val="28"/>
          <w:u w:val="single"/>
        </w:rPr>
        <w:t xml:space="preserve">  </w:t>
      </w:r>
      <w:r>
        <w:rPr>
          <w:rFonts w:hint="eastAsia" w:eastAsia="楷体_GB2312"/>
          <w:sz w:val="28"/>
          <w:szCs w:val="28"/>
          <w:u w:val="single"/>
        </w:rPr>
        <w:t>教108</w:t>
      </w:r>
      <w:r>
        <w:rPr>
          <w:rFonts w:eastAsia="楷体_GB2312"/>
          <w:sz w:val="28"/>
          <w:szCs w:val="28"/>
          <w:u w:val="single"/>
        </w:rPr>
        <w:t xml:space="preserve">       </w:t>
      </w:r>
    </w:p>
    <w:p w14:paraId="2BA1CCD0">
      <w:pPr>
        <w:spacing w:line="420" w:lineRule="exact"/>
        <w:rPr>
          <w:rFonts w:eastAsia="楷体_GB2312"/>
          <w:sz w:val="28"/>
          <w:szCs w:val="28"/>
          <w:u w:val="single"/>
        </w:rPr>
      </w:pPr>
      <w:r>
        <w:rPr>
          <w:rFonts w:eastAsia="楷体_GB2312"/>
          <w:sz w:val="28"/>
          <w:szCs w:val="28"/>
        </w:rPr>
        <w:t>学生姓名</w:t>
      </w:r>
      <w:r>
        <w:rPr>
          <w:rFonts w:eastAsia="楷体_GB2312"/>
          <w:sz w:val="28"/>
          <w:szCs w:val="28"/>
          <w:u w:val="single"/>
        </w:rPr>
        <w:t xml:space="preserve">    </w:t>
      </w:r>
      <w:r>
        <w:rPr>
          <w:rFonts w:hint="eastAsia" w:eastAsia="楷体_GB2312"/>
          <w:sz w:val="28"/>
          <w:szCs w:val="28"/>
          <w:u w:val="single"/>
        </w:rPr>
        <w:t>杜宇轩</w:t>
      </w:r>
      <w:r>
        <w:rPr>
          <w:rFonts w:eastAsia="楷体_GB2312"/>
          <w:sz w:val="28"/>
          <w:szCs w:val="28"/>
          <w:u w:val="single"/>
        </w:rPr>
        <w:t xml:space="preserve">    </w:t>
      </w:r>
      <w:r>
        <w:rPr>
          <w:rFonts w:eastAsia="楷体_GB2312"/>
          <w:sz w:val="28"/>
          <w:szCs w:val="28"/>
        </w:rPr>
        <w:t>学号</w:t>
      </w:r>
      <w:r>
        <w:rPr>
          <w:rFonts w:eastAsia="楷体_GB2312"/>
          <w:sz w:val="28"/>
          <w:szCs w:val="28"/>
          <w:u w:val="single"/>
        </w:rPr>
        <w:t xml:space="preserve">    </w:t>
      </w:r>
      <w:r>
        <w:rPr>
          <w:rFonts w:hint="eastAsia" w:eastAsia="楷体_GB2312"/>
          <w:sz w:val="28"/>
          <w:szCs w:val="28"/>
          <w:u w:val="single"/>
        </w:rPr>
        <w:t xml:space="preserve">    </w:t>
      </w:r>
      <w:r>
        <w:rPr>
          <w:rFonts w:eastAsia="楷体_GB2312"/>
          <w:sz w:val="28"/>
          <w:szCs w:val="28"/>
          <w:u w:val="single"/>
        </w:rPr>
        <w:t xml:space="preserve">  </w:t>
      </w:r>
      <w:r>
        <w:rPr>
          <w:rFonts w:hint="eastAsia" w:eastAsia="楷体_GB2312"/>
          <w:sz w:val="28"/>
          <w:szCs w:val="28"/>
          <w:u w:val="single"/>
        </w:rPr>
        <w:t>2022170385</w:t>
      </w:r>
      <w:r>
        <w:rPr>
          <w:rFonts w:eastAsia="楷体_GB2312"/>
          <w:sz w:val="28"/>
          <w:szCs w:val="28"/>
          <w:u w:val="single"/>
        </w:rPr>
        <w:t xml:space="preserve">                      </w:t>
      </w:r>
    </w:p>
    <w:p w14:paraId="793B0659">
      <w:pPr>
        <w:numPr>
          <w:ins w:id="0" w:author="MC SYSTEM" w:date="2006-06-11T14:06:00Z"/>
        </w:numPr>
        <w:spacing w:line="420" w:lineRule="exact"/>
        <w:rPr>
          <w:rFonts w:eastAsia="楷体_GB2312"/>
          <w:sz w:val="28"/>
          <w:szCs w:val="28"/>
          <w:u w:val="single"/>
        </w:rPr>
      </w:pPr>
      <w:r>
        <w:rPr>
          <w:rFonts w:eastAsia="楷体_GB2312"/>
          <w:sz w:val="28"/>
          <w:szCs w:val="28"/>
        </w:rPr>
        <w:t>学院</w:t>
      </w:r>
      <w:r>
        <w:rPr>
          <w:rFonts w:eastAsia="楷体_GB2312"/>
          <w:sz w:val="28"/>
          <w:szCs w:val="28"/>
          <w:u w:val="single"/>
        </w:rPr>
        <w:t xml:space="preserve">       </w:t>
      </w:r>
      <w:r>
        <w:rPr>
          <w:rFonts w:hint="eastAsia" w:eastAsia="楷体_GB2312"/>
          <w:sz w:val="28"/>
          <w:szCs w:val="28"/>
          <w:u w:val="single"/>
        </w:rPr>
        <w:t>国际能源学院</w:t>
      </w:r>
      <w:r>
        <w:rPr>
          <w:rFonts w:eastAsia="楷体_GB2312"/>
          <w:sz w:val="28"/>
          <w:szCs w:val="28"/>
          <w:u w:val="single"/>
        </w:rPr>
        <w:t xml:space="preserve">        </w:t>
      </w:r>
      <w:r>
        <w:rPr>
          <w:rFonts w:eastAsia="楷体_GB2312"/>
          <w:sz w:val="28"/>
          <w:szCs w:val="28"/>
        </w:rPr>
        <w:t>系</w:t>
      </w:r>
      <w:r>
        <w:rPr>
          <w:rFonts w:eastAsia="楷体_GB2312"/>
          <w:sz w:val="28"/>
          <w:szCs w:val="28"/>
          <w:u w:val="single"/>
        </w:rPr>
        <w:t xml:space="preserve">          </w:t>
      </w:r>
      <w:r>
        <w:rPr>
          <w:rFonts w:eastAsia="楷体_GB2312"/>
          <w:sz w:val="28"/>
          <w:szCs w:val="28"/>
        </w:rPr>
        <w:t>专业</w:t>
      </w:r>
      <w:r>
        <w:rPr>
          <w:rFonts w:eastAsia="楷体_GB2312"/>
          <w:sz w:val="28"/>
          <w:szCs w:val="28"/>
          <w:u w:val="single"/>
        </w:rPr>
        <w:t xml:space="preserve">  </w:t>
      </w:r>
      <w:r>
        <w:rPr>
          <w:rFonts w:hint="eastAsia" w:eastAsia="楷体_GB2312"/>
          <w:sz w:val="28"/>
          <w:szCs w:val="28"/>
          <w:u w:val="single"/>
        </w:rPr>
        <w:t xml:space="preserve"> 自动化</w:t>
      </w:r>
      <w:r>
        <w:rPr>
          <w:rFonts w:eastAsia="楷体_GB2312"/>
          <w:sz w:val="28"/>
          <w:szCs w:val="28"/>
          <w:u w:val="single"/>
        </w:rPr>
        <w:t xml:space="preserve">              </w:t>
      </w:r>
      <w:r>
        <w:rPr>
          <w:rFonts w:eastAsia="楷体_GB2312"/>
          <w:sz w:val="28"/>
          <w:szCs w:val="28"/>
        </w:rPr>
        <w:t xml:space="preserve">  </w:t>
      </w:r>
    </w:p>
    <w:p w14:paraId="686F8CC6">
      <w:pPr>
        <w:spacing w:line="420" w:lineRule="exact"/>
        <w:rPr>
          <w:rFonts w:eastAsia="楷体_GB2312"/>
          <w:sz w:val="28"/>
          <w:szCs w:val="28"/>
        </w:rPr>
      </w:pPr>
      <w:r>
        <w:rPr>
          <w:rFonts w:eastAsia="楷体_GB2312"/>
          <w:sz w:val="28"/>
          <w:szCs w:val="28"/>
        </w:rPr>
        <w:t>实验时间</w:t>
      </w:r>
      <w:r>
        <w:rPr>
          <w:rFonts w:eastAsia="楷体_GB2312"/>
          <w:sz w:val="28"/>
          <w:szCs w:val="28"/>
          <w:u w:val="single"/>
        </w:rPr>
        <w:t xml:space="preserve"> </w:t>
      </w:r>
      <w:r>
        <w:rPr>
          <w:rFonts w:hint="eastAsia" w:eastAsia="楷体_GB2312"/>
          <w:sz w:val="28"/>
          <w:szCs w:val="28"/>
          <w:u w:val="single"/>
        </w:rPr>
        <w:t>2026</w:t>
      </w:r>
      <w:r>
        <w:rPr>
          <w:rFonts w:eastAsia="楷体_GB2312"/>
          <w:sz w:val="28"/>
          <w:szCs w:val="28"/>
          <w:u w:val="single"/>
        </w:rPr>
        <w:t xml:space="preserve"> </w:t>
      </w:r>
      <w:r>
        <w:rPr>
          <w:rFonts w:eastAsia="楷体_GB2312"/>
          <w:sz w:val="28"/>
          <w:szCs w:val="28"/>
        </w:rPr>
        <w:t>年</w:t>
      </w:r>
      <w:r>
        <w:rPr>
          <w:rFonts w:eastAsia="楷体_GB2312"/>
          <w:sz w:val="28"/>
          <w:szCs w:val="28"/>
          <w:u w:val="single"/>
        </w:rPr>
        <w:t xml:space="preserve"> </w:t>
      </w:r>
      <w:r>
        <w:rPr>
          <w:rFonts w:hint="eastAsia" w:eastAsia="楷体_GB2312"/>
          <w:sz w:val="28"/>
          <w:szCs w:val="28"/>
          <w:u w:val="single"/>
        </w:rPr>
        <w:t>6</w:t>
      </w:r>
      <w:r>
        <w:rPr>
          <w:rFonts w:eastAsia="楷体_GB2312"/>
          <w:sz w:val="28"/>
          <w:szCs w:val="28"/>
          <w:u w:val="single"/>
        </w:rPr>
        <w:t xml:space="preserve"> </w:t>
      </w:r>
      <w:r>
        <w:rPr>
          <w:rFonts w:eastAsia="楷体_GB2312"/>
          <w:sz w:val="28"/>
          <w:szCs w:val="28"/>
        </w:rPr>
        <w:t>月</w:t>
      </w:r>
      <w:r>
        <w:rPr>
          <w:rFonts w:eastAsia="楷体_GB2312"/>
          <w:sz w:val="28"/>
          <w:szCs w:val="28"/>
          <w:u w:val="single"/>
        </w:rPr>
        <w:t xml:space="preserve"> </w:t>
      </w:r>
      <w:r>
        <w:rPr>
          <w:rFonts w:hint="eastAsia" w:eastAsia="楷体_GB2312"/>
          <w:sz w:val="28"/>
          <w:szCs w:val="28"/>
          <w:u w:val="single"/>
          <w:lang w:val="en-US" w:eastAsia="zh-CN"/>
        </w:rPr>
        <w:t>12</w:t>
      </w:r>
      <w:r>
        <w:rPr>
          <w:rFonts w:eastAsia="楷体_GB2312"/>
          <w:sz w:val="28"/>
          <w:szCs w:val="28"/>
          <w:u w:val="single"/>
        </w:rPr>
        <w:t xml:space="preserve"> </w:t>
      </w:r>
      <w:r>
        <w:rPr>
          <w:rFonts w:eastAsia="楷体_GB2312"/>
          <w:sz w:val="28"/>
          <w:szCs w:val="28"/>
        </w:rPr>
        <w:t>日</w:t>
      </w:r>
      <w:r>
        <w:rPr>
          <w:rFonts w:eastAsia="楷体_GB2312"/>
          <w:sz w:val="28"/>
          <w:szCs w:val="28"/>
          <w:u w:val="single"/>
        </w:rPr>
        <w:t xml:space="preserve"> </w:t>
      </w:r>
      <w:r>
        <w:rPr>
          <w:rFonts w:hint="eastAsia" w:eastAsia="楷体_GB2312"/>
          <w:sz w:val="28"/>
          <w:szCs w:val="28"/>
          <w:u w:val="single"/>
        </w:rPr>
        <w:t xml:space="preserve">中午 </w:t>
      </w:r>
      <w:r>
        <w:rPr>
          <w:rFonts w:eastAsia="楷体_GB2312"/>
          <w:sz w:val="28"/>
          <w:szCs w:val="28"/>
        </w:rPr>
        <w:t>～</w:t>
      </w:r>
      <w:r>
        <w:rPr>
          <w:rFonts w:eastAsia="楷体_GB2312"/>
          <w:sz w:val="28"/>
          <w:szCs w:val="28"/>
          <w:u w:val="single"/>
        </w:rPr>
        <w:t xml:space="preserve"> </w:t>
      </w:r>
      <w:r>
        <w:rPr>
          <w:rFonts w:hint="eastAsia" w:eastAsia="楷体_GB2312"/>
          <w:sz w:val="28"/>
          <w:szCs w:val="28"/>
          <w:u w:val="single"/>
        </w:rPr>
        <w:t>6</w:t>
      </w:r>
      <w:r>
        <w:rPr>
          <w:rFonts w:eastAsia="楷体_GB2312"/>
          <w:sz w:val="28"/>
          <w:szCs w:val="28"/>
          <w:u w:val="single"/>
        </w:rPr>
        <w:t xml:space="preserve"> </w:t>
      </w:r>
      <w:r>
        <w:rPr>
          <w:rFonts w:eastAsia="楷体_GB2312"/>
          <w:sz w:val="28"/>
          <w:szCs w:val="28"/>
        </w:rPr>
        <w:t>月</w:t>
      </w:r>
      <w:r>
        <w:rPr>
          <w:rFonts w:eastAsia="楷体_GB2312"/>
          <w:sz w:val="28"/>
          <w:szCs w:val="28"/>
          <w:u w:val="single"/>
        </w:rPr>
        <w:t xml:space="preserve"> </w:t>
      </w:r>
      <w:r>
        <w:rPr>
          <w:rFonts w:hint="eastAsia" w:eastAsia="楷体_GB2312"/>
          <w:sz w:val="28"/>
          <w:szCs w:val="28"/>
          <w:u w:val="single"/>
          <w:lang w:val="en-US" w:eastAsia="zh-CN"/>
        </w:rPr>
        <w:t>12</w:t>
      </w:r>
      <w:r>
        <w:rPr>
          <w:rFonts w:eastAsia="楷体_GB2312"/>
          <w:sz w:val="28"/>
          <w:szCs w:val="28"/>
          <w:u w:val="single"/>
        </w:rPr>
        <w:t xml:space="preserve"> </w:t>
      </w:r>
      <w:r>
        <w:rPr>
          <w:rFonts w:eastAsia="楷体_GB2312"/>
          <w:sz w:val="28"/>
          <w:szCs w:val="28"/>
        </w:rPr>
        <w:t>日</w:t>
      </w:r>
      <w:r>
        <w:rPr>
          <w:rFonts w:eastAsia="楷体_GB2312"/>
          <w:sz w:val="28"/>
          <w:szCs w:val="28"/>
          <w:u w:val="single"/>
        </w:rPr>
        <w:t xml:space="preserve"> </w:t>
      </w:r>
      <w:r>
        <w:rPr>
          <w:rFonts w:hint="eastAsia" w:eastAsia="楷体_GB2312"/>
          <w:sz w:val="28"/>
          <w:szCs w:val="28"/>
          <w:u w:val="single"/>
        </w:rPr>
        <w:t>中午</w:t>
      </w:r>
      <w:r>
        <w:rPr>
          <w:rFonts w:eastAsia="楷体_GB2312"/>
          <w:sz w:val="28"/>
          <w:szCs w:val="28"/>
          <w:u w:val="single"/>
        </w:rPr>
        <w:t xml:space="preserve"> </w:t>
      </w:r>
      <w:r>
        <w:rPr>
          <w:rFonts w:eastAsia="楷体_GB2312"/>
          <w:sz w:val="28"/>
          <w:szCs w:val="28"/>
        </w:rPr>
        <w:t xml:space="preserve"> </w:t>
      </w:r>
    </w:p>
    <w:p w14:paraId="1A787F4B">
      <w:pPr>
        <w:spacing w:line="420" w:lineRule="exact"/>
        <w:rPr>
          <w:rFonts w:eastAsia="楷体_GB2312"/>
          <w:sz w:val="28"/>
          <w:szCs w:val="28"/>
        </w:rPr>
      </w:pPr>
      <w:r>
        <w:rPr>
          <w:rFonts w:eastAsia="楷体_GB2312"/>
          <w:sz w:val="28"/>
          <w:szCs w:val="28"/>
        </w:rPr>
        <w:t>温度</w:t>
      </w:r>
      <w:r>
        <w:rPr>
          <w:rFonts w:eastAsia="楷体_GB2312"/>
          <w:sz w:val="28"/>
          <w:szCs w:val="28"/>
          <w:u w:val="single"/>
        </w:rPr>
        <w:t xml:space="preserve"> </w:t>
      </w:r>
      <w:r>
        <w:rPr>
          <w:rFonts w:hint="eastAsia" w:eastAsia="楷体_GB2312"/>
          <w:sz w:val="28"/>
          <w:szCs w:val="28"/>
          <w:u w:val="single"/>
          <w:lang w:val="en-US" w:eastAsia="zh-CN"/>
        </w:rPr>
        <w:t>29</w:t>
      </w:r>
      <w:r>
        <w:rPr>
          <w:rFonts w:eastAsia="楷体_GB2312"/>
          <w:sz w:val="28"/>
          <w:szCs w:val="28"/>
          <w:u w:val="single"/>
        </w:rPr>
        <w:t xml:space="preserve"> </w:t>
      </w:r>
      <w:r>
        <w:rPr>
          <w:rFonts w:eastAsia="楷体_GB2312"/>
          <w:sz w:val="28"/>
          <w:szCs w:val="28"/>
        </w:rPr>
        <w:t>℃</w:t>
      </w:r>
      <w:r>
        <w:rPr>
          <w:rFonts w:hint="eastAsia" w:eastAsia="楷体_GB2312"/>
          <w:sz w:val="28"/>
          <w:szCs w:val="28"/>
        </w:rPr>
        <w:t xml:space="preserve"> </w:t>
      </w:r>
      <w:r>
        <w:rPr>
          <w:rFonts w:eastAsia="楷体_GB2312"/>
          <w:sz w:val="28"/>
          <w:szCs w:val="28"/>
        </w:rPr>
        <w:t>湿度</w:t>
      </w:r>
      <w:r>
        <w:rPr>
          <w:rFonts w:eastAsia="楷体_GB2312"/>
          <w:sz w:val="28"/>
          <w:szCs w:val="28"/>
          <w:u w:val="single"/>
        </w:rPr>
        <w:t xml:space="preserve">  </w:t>
      </w:r>
      <w:r>
        <w:rPr>
          <w:rFonts w:hint="eastAsia" w:eastAsia="楷体_GB2312"/>
          <w:sz w:val="28"/>
          <w:szCs w:val="28"/>
          <w:u w:val="single"/>
        </w:rPr>
        <w:t>8</w:t>
      </w:r>
      <w:r>
        <w:rPr>
          <w:rFonts w:hint="eastAsia" w:eastAsia="楷体_GB2312"/>
          <w:sz w:val="28"/>
          <w:szCs w:val="28"/>
          <w:u w:val="single"/>
          <w:lang w:val="en-US" w:eastAsia="zh-CN"/>
        </w:rPr>
        <w:t>0</w:t>
      </w:r>
      <w:r>
        <w:rPr>
          <w:rFonts w:hint="eastAsia" w:eastAsia="楷体_GB2312"/>
          <w:sz w:val="28"/>
          <w:szCs w:val="28"/>
          <w:u w:val="single"/>
        </w:rPr>
        <w:t>%</w:t>
      </w:r>
      <w:r>
        <w:rPr>
          <w:rFonts w:eastAsia="楷体_GB2312"/>
          <w:sz w:val="28"/>
          <w:szCs w:val="28"/>
          <w:u w:val="single"/>
        </w:rPr>
        <w:t xml:space="preserve">  </w:t>
      </w:r>
    </w:p>
    <w:p w14:paraId="3EAAA55C">
      <w:pPr>
        <w:pStyle w:val="8"/>
        <w:widowControl/>
        <w:rPr>
          <w:rFonts w:hint="eastAsia" w:ascii="宋体" w:hAnsi="宋体" w:cs="宋体"/>
          <w:color w:val="0000FF"/>
        </w:rPr>
      </w:pPr>
    </w:p>
    <w:p w14:paraId="47AB2BE2">
      <w:pPr>
        <w:pStyle w:val="2"/>
        <w:widowControl/>
        <w:rPr>
          <w:lang w:val="en-US"/>
        </w:rPr>
      </w:pPr>
      <w:r>
        <w:rPr>
          <w:rFonts w:hint="eastAsia" w:ascii="Times New Roman" w:hAnsi="Times New Roman" w:eastAsia="宋体" w:cs="Times New Roman"/>
          <w:lang w:val="en-US"/>
        </w:rPr>
        <w:t>一、实验目的</w:t>
      </w:r>
    </w:p>
    <w:p w14:paraId="1E8CECB6">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本实验面向羽毛球击球动作识别任务，目标是理解如何将原始视频动作识别问题转化为人体骨架时间序列分类问题。实验中先使用</w:t>
      </w:r>
      <w:r>
        <w:rPr>
          <w:rFonts w:hint="default" w:ascii="Times New Roman" w:hAnsi="Times New Roman" w:eastAsia="宋体" w:cs="Times New Roman"/>
          <w:kern w:val="0"/>
          <w:sz w:val="21"/>
          <w:szCs w:val="22"/>
          <w:lang w:val="en-US" w:eastAsia="zh-CN" w:bidi="ar"/>
        </w:rPr>
        <w:t xml:space="preserve"> OpenCV </w:t>
      </w:r>
      <w:r>
        <w:rPr>
          <w:rFonts w:hint="eastAsia" w:ascii="Times New Roman" w:hAnsi="Times New Roman" w:eastAsia="宋体" w:cs="宋体"/>
          <w:kern w:val="0"/>
          <w:sz w:val="21"/>
          <w:szCs w:val="22"/>
          <w:lang w:val="en-US" w:eastAsia="zh-CN" w:bidi="ar"/>
        </w:rPr>
        <w:t>读取羽毛球击球视频，再利用</w:t>
      </w:r>
      <w:r>
        <w:rPr>
          <w:rFonts w:hint="default" w:ascii="Times New Roman" w:hAnsi="Times New Roman" w:eastAsia="宋体" w:cs="Times New Roman"/>
          <w:kern w:val="0"/>
          <w:sz w:val="21"/>
          <w:szCs w:val="22"/>
          <w:lang w:val="en-US" w:eastAsia="zh-CN" w:bidi="ar"/>
        </w:rPr>
        <w:t xml:space="preserve"> MediaPipe Pose </w:t>
      </w:r>
      <w:r>
        <w:rPr>
          <w:rFonts w:hint="eastAsia" w:ascii="Times New Roman" w:hAnsi="Times New Roman" w:eastAsia="宋体" w:cs="宋体"/>
          <w:kern w:val="0"/>
          <w:sz w:val="21"/>
          <w:szCs w:val="22"/>
          <w:lang w:val="en-US" w:eastAsia="zh-CN" w:bidi="ar"/>
        </w:rPr>
        <w:t>提取每帧人体关键点，最后构造轻量级</w:t>
      </w:r>
      <w:r>
        <w:rPr>
          <w:rFonts w:hint="default" w:ascii="Times New Roman" w:hAnsi="Times New Roman" w:eastAsia="宋体" w:cs="Times New Roman"/>
          <w:kern w:val="0"/>
          <w:sz w:val="21"/>
          <w:szCs w:val="22"/>
          <w:lang w:val="en-US" w:eastAsia="zh-CN" w:bidi="ar"/>
        </w:rPr>
        <w:t xml:space="preserve"> Skeleton Transformer </w:t>
      </w:r>
      <w:r>
        <w:rPr>
          <w:rFonts w:hint="eastAsia" w:ascii="Times New Roman" w:hAnsi="Times New Roman" w:eastAsia="宋体" w:cs="宋体"/>
          <w:kern w:val="0"/>
          <w:sz w:val="21"/>
          <w:szCs w:val="22"/>
          <w:lang w:val="en-US" w:eastAsia="zh-CN" w:bidi="ar"/>
        </w:rPr>
        <w:t>模型进行动作分类。</w:t>
      </w:r>
    </w:p>
    <w:p w14:paraId="5A757D66">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通过本实验，需要掌握以下内容：</w:t>
      </w:r>
    </w:p>
    <w:p w14:paraId="060A543C">
      <w:pPr>
        <w:pStyle w:val="8"/>
        <w:widowControl/>
        <w:numPr>
          <w:ilvl w:val="0"/>
          <w:numId w:val="2"/>
        </w:numPr>
        <w:spacing w:line="280" w:lineRule="auto"/>
        <w:ind w:left="360" w:hanging="360"/>
        <w:contextualSpacing/>
        <w:rPr>
          <w:lang w:val="en-US"/>
        </w:rPr>
      </w:pPr>
      <w:r>
        <w:rPr>
          <w:rFonts w:hint="eastAsia" w:ascii="Times New Roman" w:hAnsi="Times New Roman" w:eastAsia="宋体" w:cs="宋体"/>
          <w:lang w:val="en-US"/>
        </w:rPr>
        <w:t>理解视频动作识别与骨架序列建模之间的关系。</w:t>
      </w:r>
    </w:p>
    <w:p w14:paraId="29042FFE">
      <w:pPr>
        <w:pStyle w:val="8"/>
        <w:widowControl/>
        <w:numPr>
          <w:ilvl w:val="0"/>
          <w:numId w:val="2"/>
        </w:numPr>
        <w:spacing w:line="280" w:lineRule="auto"/>
        <w:ind w:left="360" w:hanging="360"/>
        <w:contextualSpacing/>
        <w:rPr>
          <w:lang w:val="en-US"/>
        </w:rPr>
      </w:pPr>
      <w:r>
        <w:rPr>
          <w:rFonts w:hint="eastAsia" w:ascii="Times New Roman" w:hAnsi="Times New Roman" w:eastAsia="宋体" w:cs="宋体"/>
          <w:lang w:val="en-US"/>
        </w:rPr>
        <w:t>掌握使用</w:t>
      </w:r>
      <w:r>
        <w:rPr>
          <w:lang w:val="en-US"/>
        </w:rPr>
        <w:t xml:space="preserve"> MediaPipe Pose </w:t>
      </w:r>
      <w:r>
        <w:rPr>
          <w:rFonts w:hint="eastAsia" w:ascii="Times New Roman" w:hAnsi="Times New Roman" w:eastAsia="宋体" w:cs="宋体"/>
          <w:lang w:val="en-US"/>
        </w:rPr>
        <w:t>从视频帧中提取人体</w:t>
      </w:r>
      <w:r>
        <w:rPr>
          <w:lang w:val="en-US"/>
        </w:rPr>
        <w:t xml:space="preserve"> 33 </w:t>
      </w:r>
      <w:r>
        <w:rPr>
          <w:rFonts w:hint="eastAsia" w:ascii="Times New Roman" w:hAnsi="Times New Roman" w:eastAsia="宋体" w:cs="宋体"/>
          <w:lang w:val="en-US"/>
        </w:rPr>
        <w:t>个关键点的方法。</w:t>
      </w:r>
    </w:p>
    <w:p w14:paraId="286C9170">
      <w:pPr>
        <w:pStyle w:val="8"/>
        <w:widowControl/>
        <w:numPr>
          <w:ilvl w:val="0"/>
          <w:numId w:val="2"/>
        </w:numPr>
        <w:spacing w:line="280" w:lineRule="auto"/>
        <w:ind w:left="360" w:hanging="360"/>
        <w:contextualSpacing/>
        <w:rPr>
          <w:lang w:val="en-US"/>
        </w:rPr>
      </w:pPr>
      <w:r>
        <w:rPr>
          <w:rFonts w:hint="eastAsia" w:ascii="Times New Roman" w:hAnsi="Times New Roman" w:eastAsia="宋体" w:cs="宋体"/>
          <w:lang w:val="en-US"/>
        </w:rPr>
        <w:t>掌握将不同长度视频统一转换为固定长度骨架序列的方法。</w:t>
      </w:r>
    </w:p>
    <w:p w14:paraId="25F095AA">
      <w:pPr>
        <w:pStyle w:val="8"/>
        <w:widowControl/>
        <w:numPr>
          <w:ilvl w:val="0"/>
          <w:numId w:val="2"/>
        </w:numPr>
        <w:spacing w:line="280" w:lineRule="auto"/>
        <w:ind w:left="360" w:hanging="360"/>
        <w:contextualSpacing/>
        <w:rPr>
          <w:lang w:val="en-US"/>
        </w:rPr>
      </w:pPr>
      <w:r>
        <w:rPr>
          <w:rFonts w:hint="eastAsia" w:ascii="Times New Roman" w:hAnsi="Times New Roman" w:eastAsia="宋体" w:cs="宋体"/>
          <w:lang w:val="en-US"/>
        </w:rPr>
        <w:t>实现基于</w:t>
      </w:r>
      <w:r>
        <w:rPr>
          <w:lang w:val="en-US"/>
        </w:rPr>
        <w:t xml:space="preserve"> Transformer Encoder </w:t>
      </w:r>
      <w:r>
        <w:rPr>
          <w:rFonts w:hint="eastAsia" w:ascii="Times New Roman" w:hAnsi="Times New Roman" w:eastAsia="宋体" w:cs="宋体"/>
          <w:lang w:val="en-US"/>
        </w:rPr>
        <w:t>的骨架动作分类模型。</w:t>
      </w:r>
    </w:p>
    <w:p w14:paraId="405EF620">
      <w:pPr>
        <w:pStyle w:val="8"/>
        <w:widowControl/>
        <w:numPr>
          <w:ilvl w:val="0"/>
          <w:numId w:val="2"/>
        </w:numPr>
        <w:spacing w:line="280" w:lineRule="auto"/>
        <w:ind w:left="360" w:hanging="360"/>
        <w:contextualSpacing/>
        <w:rPr>
          <w:lang w:val="en-US"/>
        </w:rPr>
      </w:pPr>
      <w:r>
        <w:rPr>
          <w:rFonts w:hint="eastAsia" w:ascii="Times New Roman" w:hAnsi="Times New Roman" w:eastAsia="宋体" w:cs="宋体"/>
          <w:lang w:val="en-US"/>
        </w:rPr>
        <w:t>完成模型训练、测试集评估、单视频推理和骨架可视化。</w:t>
      </w:r>
    </w:p>
    <w:p w14:paraId="7225286F">
      <w:pPr>
        <w:pStyle w:val="2"/>
        <w:widowControl/>
        <w:rPr>
          <w:lang w:val="en-US"/>
        </w:rPr>
      </w:pPr>
      <w:r>
        <w:rPr>
          <w:rFonts w:hint="eastAsia" w:ascii="Times New Roman" w:hAnsi="Times New Roman" w:eastAsia="宋体" w:cs="Times New Roman"/>
          <w:lang w:val="en-US"/>
        </w:rPr>
        <w:t>二、实验原理</w:t>
      </w:r>
    </w:p>
    <w:p w14:paraId="45B87216">
      <w:pPr>
        <w:pStyle w:val="3"/>
        <w:widowControl/>
        <w:rPr>
          <w:lang w:val="en-US"/>
        </w:rPr>
      </w:pPr>
      <w:r>
        <w:rPr>
          <w:rFonts w:hint="default" w:ascii="Times New Roman" w:hAnsi="Times New Roman" w:eastAsia="宋体" w:cs="Times New Roman"/>
          <w:lang w:val="en-US"/>
        </w:rPr>
        <w:t xml:space="preserve">2.1 </w:t>
      </w:r>
      <w:r>
        <w:rPr>
          <w:rFonts w:hint="eastAsia" w:ascii="Times New Roman" w:hAnsi="Times New Roman" w:eastAsia="宋体" w:cs="Times New Roman"/>
          <w:lang w:val="en-US"/>
        </w:rPr>
        <w:t>骨架序列动作识别思想</w:t>
      </w:r>
    </w:p>
    <w:p w14:paraId="5C1D62AF">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传统视频动作识别通常直接处理视频图像帧，需要较大的计算量和显存。本实验不直接把原始视频像素输入大型视频模型，而是先提取人体骨架关键点，将每一帧的人体姿态转换成一个向量。这样可以显著降低输入维度，只保留与人体动作相关的信息。</w:t>
      </w:r>
    </w:p>
    <w:p w14:paraId="3300F103">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在本实验中，一帧人体骨架状态可以看作一个时间</w:t>
      </w:r>
      <w:r>
        <w:rPr>
          <w:rFonts w:hint="default" w:ascii="Times New Roman" w:hAnsi="Times New Roman" w:eastAsia="宋体" w:cs="Times New Roman"/>
          <w:kern w:val="0"/>
          <w:sz w:val="21"/>
          <w:szCs w:val="22"/>
          <w:lang w:val="en-US" w:eastAsia="zh-CN" w:bidi="ar"/>
        </w:rPr>
        <w:t xml:space="preserve"> token</w:t>
      </w:r>
      <w:r>
        <w:rPr>
          <w:rFonts w:hint="eastAsia" w:ascii="Times New Roman" w:hAnsi="Times New Roman" w:eastAsia="宋体" w:cs="宋体"/>
          <w:kern w:val="0"/>
          <w:sz w:val="21"/>
          <w:szCs w:val="22"/>
          <w:lang w:val="en-US" w:eastAsia="zh-CN" w:bidi="ar"/>
        </w:rPr>
        <w:t>，一段视频则对应一个</w:t>
      </w:r>
      <w:r>
        <w:rPr>
          <w:rFonts w:hint="default" w:ascii="Times New Roman" w:hAnsi="Times New Roman" w:eastAsia="宋体" w:cs="Times New Roman"/>
          <w:kern w:val="0"/>
          <w:sz w:val="21"/>
          <w:szCs w:val="22"/>
          <w:lang w:val="en-US" w:eastAsia="zh-CN" w:bidi="ar"/>
        </w:rPr>
        <w:t xml:space="preserve"> token </w:t>
      </w:r>
      <w:r>
        <w:rPr>
          <w:rFonts w:hint="eastAsia" w:ascii="Times New Roman" w:hAnsi="Times New Roman" w:eastAsia="宋体" w:cs="宋体"/>
          <w:kern w:val="0"/>
          <w:sz w:val="21"/>
          <w:szCs w:val="22"/>
          <w:lang w:val="en-US" w:eastAsia="zh-CN" w:bidi="ar"/>
        </w:rPr>
        <w:t>序列。</w:t>
      </w:r>
      <w:r>
        <w:rPr>
          <w:rFonts w:hint="default" w:ascii="Times New Roman" w:hAnsi="Times New Roman" w:eastAsia="宋体" w:cs="Times New Roman"/>
          <w:kern w:val="0"/>
          <w:sz w:val="21"/>
          <w:szCs w:val="22"/>
          <w:lang w:val="en-US" w:eastAsia="zh-CN" w:bidi="ar"/>
        </w:rPr>
        <w:t xml:space="preserve">Transformer Encoder </w:t>
      </w:r>
      <w:r>
        <w:rPr>
          <w:rFonts w:hint="eastAsia" w:ascii="Times New Roman" w:hAnsi="Times New Roman" w:eastAsia="宋体" w:cs="宋体"/>
          <w:kern w:val="0"/>
          <w:sz w:val="21"/>
          <w:szCs w:val="22"/>
          <w:lang w:val="en-US" w:eastAsia="zh-CN" w:bidi="ar"/>
        </w:rPr>
        <w:t>通过自注意力机制学习不同时间帧之间的运动变化关系，从而判断该视频属于哪一种羽毛球击球动作。</w:t>
      </w:r>
    </w:p>
    <w:p w14:paraId="3FB90D29">
      <w:pPr>
        <w:pStyle w:val="3"/>
        <w:widowControl/>
        <w:rPr>
          <w:lang w:val="en-US"/>
        </w:rPr>
      </w:pPr>
      <w:r>
        <w:rPr>
          <w:rFonts w:hint="default" w:ascii="Times New Roman" w:hAnsi="Times New Roman" w:eastAsia="宋体" w:cs="Times New Roman"/>
          <w:lang w:val="en-US"/>
        </w:rPr>
        <w:t xml:space="preserve">2.2 MediaPipe Pose </w:t>
      </w:r>
      <w:r>
        <w:rPr>
          <w:rFonts w:hint="eastAsia" w:ascii="Times New Roman" w:hAnsi="Times New Roman" w:eastAsia="宋体" w:cs="Times New Roman"/>
          <w:lang w:val="en-US"/>
        </w:rPr>
        <w:t>特征表示</w:t>
      </w:r>
    </w:p>
    <w:p w14:paraId="47B22CD9">
      <w:pPr>
        <w:keepNext w:val="0"/>
        <w:keepLines w:val="0"/>
        <w:widowControl/>
        <w:suppressLineNumbers w:val="0"/>
        <w:spacing w:before="0" w:beforeAutospacing="0" w:after="200" w:afterAutospacing="0" w:line="300" w:lineRule="auto"/>
        <w:ind w:left="0" w:right="0" w:firstLine="420"/>
        <w:jc w:val="left"/>
        <w:rPr>
          <w:lang w:val="en-US"/>
        </w:rPr>
      </w:pPr>
      <w:r>
        <w:rPr>
          <w:rFonts w:hint="default" w:ascii="Times New Roman" w:hAnsi="Times New Roman" w:eastAsia="宋体" w:cs="Times New Roman"/>
          <w:kern w:val="0"/>
          <w:sz w:val="21"/>
          <w:szCs w:val="22"/>
          <w:lang w:val="en-US" w:eastAsia="zh-CN" w:bidi="ar"/>
        </w:rPr>
        <w:t xml:space="preserve">MediaPipe Pose </w:t>
      </w:r>
      <w:r>
        <w:rPr>
          <w:rFonts w:hint="eastAsia" w:ascii="Times New Roman" w:hAnsi="Times New Roman" w:eastAsia="宋体" w:cs="宋体"/>
          <w:kern w:val="0"/>
          <w:sz w:val="21"/>
          <w:szCs w:val="22"/>
          <w:lang w:val="en-US" w:eastAsia="zh-CN" w:bidi="ar"/>
        </w:rPr>
        <w:t>对每帧图像输出</w:t>
      </w:r>
      <w:r>
        <w:rPr>
          <w:rFonts w:hint="default" w:ascii="Times New Roman" w:hAnsi="Times New Roman" w:eastAsia="宋体" w:cs="Times New Roman"/>
          <w:kern w:val="0"/>
          <w:sz w:val="21"/>
          <w:szCs w:val="22"/>
          <w:lang w:val="en-US" w:eastAsia="zh-CN" w:bidi="ar"/>
        </w:rPr>
        <w:t xml:space="preserve"> 33 </w:t>
      </w:r>
      <w:r>
        <w:rPr>
          <w:rFonts w:hint="eastAsia" w:ascii="Times New Roman" w:hAnsi="Times New Roman" w:eastAsia="宋体" w:cs="宋体"/>
          <w:kern w:val="0"/>
          <w:sz w:val="21"/>
          <w:szCs w:val="22"/>
          <w:lang w:val="en-US" w:eastAsia="zh-CN" w:bidi="ar"/>
        </w:rPr>
        <w:t>个人体关键点。每个关键点包含</w:t>
      </w:r>
      <w:r>
        <w:rPr>
          <w:rFonts w:hint="default" w:ascii="Times New Roman" w:hAnsi="Times New Roman" w:eastAsia="宋体" w:cs="Times New Roman"/>
          <w:kern w:val="0"/>
          <w:sz w:val="21"/>
          <w:szCs w:val="22"/>
          <w:lang w:val="en-US" w:eastAsia="zh-CN" w:bidi="ar"/>
        </w:rPr>
        <w:t xml:space="preserve"> x</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y</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z</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 xml:space="preserve">visibility </w:t>
      </w:r>
      <w:r>
        <w:rPr>
          <w:rFonts w:hint="eastAsia" w:ascii="Times New Roman" w:hAnsi="Times New Roman" w:eastAsia="宋体" w:cs="宋体"/>
          <w:kern w:val="0"/>
          <w:sz w:val="21"/>
          <w:szCs w:val="22"/>
          <w:lang w:val="en-US" w:eastAsia="zh-CN" w:bidi="ar"/>
        </w:rPr>
        <w:t>四个数值，分别表示关键点横坐标、纵坐标、相对深度和可见性置信度。因此，每帧骨架特征维度为：</w:t>
      </w:r>
      <w:r>
        <w:rPr>
          <w:rFonts w:hint="default" w:ascii="Times New Roman" w:hAnsi="Times New Roman" w:eastAsia="宋体" w:cs="Times New Roman"/>
          <w:color w:val="auto"/>
          <w:kern w:val="0"/>
          <w:sz w:val="18"/>
          <w:szCs w:val="22"/>
          <w:lang w:val="en-US" w:eastAsia="zh-CN" w:bidi="ar"/>
        </w:rPr>
        <w:t xml:space="preserve">33 </w:t>
      </w:r>
      <w:r>
        <w:rPr>
          <w:rFonts w:hint="eastAsia" w:ascii="Times New Roman" w:hAnsi="Times New Roman" w:eastAsia="宋体" w:cs="宋体"/>
          <w:color w:val="auto"/>
          <w:kern w:val="0"/>
          <w:sz w:val="18"/>
          <w:szCs w:val="22"/>
          <w:lang w:val="en-US" w:eastAsia="zh-CN" w:bidi="ar"/>
        </w:rPr>
        <w:t>个关键点</w:t>
      </w:r>
      <w:r>
        <w:rPr>
          <w:rFonts w:hint="default" w:ascii="Times New Roman" w:hAnsi="Times New Roman" w:eastAsia="宋体" w:cs="Times New Roman"/>
          <w:color w:val="auto"/>
          <w:kern w:val="0"/>
          <w:sz w:val="18"/>
          <w:szCs w:val="22"/>
          <w:lang w:val="en-US" w:eastAsia="zh-CN" w:bidi="ar"/>
        </w:rPr>
        <w:t xml:space="preserve"> </w:t>
      </w:r>
      <w:r>
        <w:rPr>
          <w:rFonts w:hint="eastAsia" w:ascii="Times New Roman" w:hAnsi="Times New Roman" w:eastAsia="宋体" w:cs="宋体"/>
          <w:color w:val="auto"/>
          <w:kern w:val="0"/>
          <w:sz w:val="18"/>
          <w:szCs w:val="22"/>
          <w:lang w:val="en-US" w:eastAsia="zh-CN" w:bidi="ar"/>
        </w:rPr>
        <w:t>×</w:t>
      </w:r>
      <w:r>
        <w:rPr>
          <w:rFonts w:hint="default" w:ascii="Times New Roman" w:hAnsi="Times New Roman" w:eastAsia="宋体" w:cs="Times New Roman"/>
          <w:color w:val="auto"/>
          <w:kern w:val="0"/>
          <w:sz w:val="18"/>
          <w:szCs w:val="22"/>
          <w:lang w:val="en-US" w:eastAsia="zh-CN" w:bidi="ar"/>
        </w:rPr>
        <w:t xml:space="preserve"> 4 </w:t>
      </w:r>
      <w:r>
        <w:rPr>
          <w:rFonts w:hint="eastAsia" w:ascii="Times New Roman" w:hAnsi="Times New Roman" w:eastAsia="宋体" w:cs="宋体"/>
          <w:color w:val="auto"/>
          <w:kern w:val="0"/>
          <w:sz w:val="18"/>
          <w:szCs w:val="22"/>
          <w:lang w:val="en-US" w:eastAsia="zh-CN" w:bidi="ar"/>
        </w:rPr>
        <w:t>个特征</w:t>
      </w:r>
      <w:r>
        <w:rPr>
          <w:rFonts w:hint="default" w:ascii="Times New Roman" w:hAnsi="Times New Roman" w:eastAsia="宋体" w:cs="Times New Roman"/>
          <w:color w:val="auto"/>
          <w:kern w:val="0"/>
          <w:sz w:val="18"/>
          <w:szCs w:val="22"/>
          <w:lang w:val="en-US" w:eastAsia="zh-CN" w:bidi="ar"/>
        </w:rPr>
        <w:t xml:space="preserve"> = 132 </w:t>
      </w:r>
      <w:r>
        <w:rPr>
          <w:rFonts w:hint="eastAsia" w:ascii="Times New Roman" w:hAnsi="Times New Roman" w:eastAsia="宋体" w:cs="宋体"/>
          <w:color w:val="auto"/>
          <w:kern w:val="0"/>
          <w:sz w:val="18"/>
          <w:szCs w:val="22"/>
          <w:lang w:val="en-US" w:eastAsia="zh-CN" w:bidi="ar"/>
        </w:rPr>
        <w:t>维</w:t>
      </w:r>
    </w:p>
    <w:p w14:paraId="3DD84F73">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为了使不同长度的视频可以输入同一模型，本实验将每段视频统一重采样为</w:t>
      </w:r>
      <w:r>
        <w:rPr>
          <w:rFonts w:hint="default" w:ascii="Times New Roman" w:hAnsi="Times New Roman" w:eastAsia="宋体" w:cs="Times New Roman"/>
          <w:kern w:val="0"/>
          <w:sz w:val="21"/>
          <w:szCs w:val="22"/>
          <w:lang w:val="en-US" w:eastAsia="zh-CN" w:bidi="ar"/>
        </w:rPr>
        <w:t xml:space="preserve"> 30 </w:t>
      </w:r>
      <w:r>
        <w:rPr>
          <w:rFonts w:hint="eastAsia" w:ascii="Times New Roman" w:hAnsi="Times New Roman" w:eastAsia="宋体" w:cs="宋体"/>
          <w:kern w:val="0"/>
          <w:sz w:val="21"/>
          <w:szCs w:val="22"/>
          <w:lang w:val="en-US" w:eastAsia="zh-CN" w:bidi="ar"/>
        </w:rPr>
        <w:t>帧，因此一个视频样本的数据形状为</w:t>
      </w:r>
      <w:r>
        <w:rPr>
          <w:rFonts w:hint="default" w:ascii="Times New Roman" w:hAnsi="Times New Roman" w:eastAsia="宋体" w:cs="Times New Roman"/>
          <w:kern w:val="0"/>
          <w:sz w:val="21"/>
          <w:szCs w:val="22"/>
          <w:lang w:val="en-US" w:eastAsia="zh-CN" w:bidi="ar"/>
        </w:rPr>
        <w:t xml:space="preserve"> [30,132]</w:t>
      </w:r>
      <w:r>
        <w:rPr>
          <w:rFonts w:hint="eastAsia" w:ascii="Times New Roman" w:hAnsi="Times New Roman" w:eastAsia="宋体" w:cs="宋体"/>
          <w:kern w:val="0"/>
          <w:sz w:val="21"/>
          <w:szCs w:val="22"/>
          <w:lang w:val="en-US" w:eastAsia="zh-CN" w:bidi="ar"/>
        </w:rPr>
        <w:t>。其中</w:t>
      </w:r>
      <w:r>
        <w:rPr>
          <w:rFonts w:hint="default" w:ascii="Times New Roman" w:hAnsi="Times New Roman" w:eastAsia="宋体" w:cs="Times New Roman"/>
          <w:kern w:val="0"/>
          <w:sz w:val="21"/>
          <w:szCs w:val="22"/>
          <w:lang w:val="en-US" w:eastAsia="zh-CN" w:bidi="ar"/>
        </w:rPr>
        <w:t xml:space="preserve"> 30 </w:t>
      </w:r>
      <w:r>
        <w:rPr>
          <w:rFonts w:hint="eastAsia" w:ascii="Times New Roman" w:hAnsi="Times New Roman" w:eastAsia="宋体" w:cs="宋体"/>
          <w:kern w:val="0"/>
          <w:sz w:val="21"/>
          <w:szCs w:val="22"/>
          <w:lang w:val="en-US" w:eastAsia="zh-CN" w:bidi="ar"/>
        </w:rPr>
        <w:t>表示时间帧数，</w:t>
      </w:r>
      <w:r>
        <w:rPr>
          <w:rFonts w:hint="default" w:ascii="Times New Roman" w:hAnsi="Times New Roman" w:eastAsia="宋体" w:cs="Times New Roman"/>
          <w:kern w:val="0"/>
          <w:sz w:val="21"/>
          <w:szCs w:val="22"/>
          <w:lang w:val="en-US" w:eastAsia="zh-CN" w:bidi="ar"/>
        </w:rPr>
        <w:t xml:space="preserve">132 </w:t>
      </w:r>
      <w:r>
        <w:rPr>
          <w:rFonts w:hint="eastAsia" w:ascii="Times New Roman" w:hAnsi="Times New Roman" w:eastAsia="宋体" w:cs="宋体"/>
          <w:kern w:val="0"/>
          <w:sz w:val="21"/>
          <w:szCs w:val="22"/>
          <w:lang w:val="en-US" w:eastAsia="zh-CN" w:bidi="ar"/>
        </w:rPr>
        <w:t>表示每帧骨架特征维度。</w:t>
      </w:r>
    </w:p>
    <w:p w14:paraId="2D21F332">
      <w:pPr>
        <w:pStyle w:val="3"/>
        <w:widowControl/>
        <w:rPr>
          <w:lang w:val="en-US"/>
        </w:rPr>
      </w:pPr>
      <w:r>
        <w:rPr>
          <w:rFonts w:hint="default" w:ascii="Times New Roman" w:hAnsi="Times New Roman" w:eastAsia="宋体" w:cs="Times New Roman"/>
          <w:lang w:val="en-US"/>
        </w:rPr>
        <w:t xml:space="preserve">2.3 Skeleton Transformer </w:t>
      </w:r>
      <w:r>
        <w:rPr>
          <w:rFonts w:hint="eastAsia" w:ascii="Times New Roman" w:hAnsi="Times New Roman" w:eastAsia="宋体" w:cs="Times New Roman"/>
          <w:lang w:val="en-US"/>
        </w:rPr>
        <w:t>模型</w:t>
      </w:r>
    </w:p>
    <w:p w14:paraId="0417FEB4">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模型输入为骨架序列</w:t>
      </w:r>
      <w:r>
        <w:rPr>
          <w:rFonts w:hint="default" w:ascii="Times New Roman" w:hAnsi="Times New Roman" w:eastAsia="宋体" w:cs="Times New Roman"/>
          <w:kern w:val="0"/>
          <w:sz w:val="21"/>
          <w:szCs w:val="22"/>
          <w:lang w:val="en-US" w:eastAsia="zh-CN" w:bidi="ar"/>
        </w:rPr>
        <w:t xml:space="preserve"> X</w:t>
      </w:r>
      <w:r>
        <w:rPr>
          <w:rFonts w:hint="eastAsia" w:ascii="Times New Roman" w:hAnsi="Times New Roman" w:eastAsia="宋体" w:cs="宋体"/>
          <w:kern w:val="0"/>
          <w:sz w:val="21"/>
          <w:szCs w:val="22"/>
          <w:lang w:val="en-US" w:eastAsia="zh-CN" w:bidi="ar"/>
        </w:rPr>
        <w:t>，形状为</w:t>
      </w:r>
      <w:r>
        <w:rPr>
          <w:rFonts w:hint="default" w:ascii="Times New Roman" w:hAnsi="Times New Roman" w:eastAsia="宋体" w:cs="Times New Roman"/>
          <w:kern w:val="0"/>
          <w:sz w:val="21"/>
          <w:szCs w:val="22"/>
          <w:lang w:val="en-US" w:eastAsia="zh-CN" w:bidi="ar"/>
        </w:rPr>
        <w:t xml:space="preserve"> [B,T,132]</w:t>
      </w:r>
      <w:r>
        <w:rPr>
          <w:rFonts w:hint="eastAsia" w:ascii="Times New Roman" w:hAnsi="Times New Roman" w:eastAsia="宋体" w:cs="宋体"/>
          <w:kern w:val="0"/>
          <w:sz w:val="21"/>
          <w:szCs w:val="22"/>
          <w:lang w:val="en-US" w:eastAsia="zh-CN" w:bidi="ar"/>
        </w:rPr>
        <w:t>。其中</w:t>
      </w:r>
      <w:r>
        <w:rPr>
          <w:rFonts w:hint="default" w:ascii="Times New Roman" w:hAnsi="Times New Roman" w:eastAsia="宋体" w:cs="Times New Roman"/>
          <w:kern w:val="0"/>
          <w:sz w:val="21"/>
          <w:szCs w:val="22"/>
          <w:lang w:val="en-US" w:eastAsia="zh-CN" w:bidi="ar"/>
        </w:rPr>
        <w:t xml:space="preserve"> B </w:t>
      </w:r>
      <w:r>
        <w:rPr>
          <w:rFonts w:hint="eastAsia" w:ascii="Times New Roman" w:hAnsi="Times New Roman" w:eastAsia="宋体" w:cs="宋体"/>
          <w:kern w:val="0"/>
          <w:sz w:val="21"/>
          <w:szCs w:val="22"/>
          <w:lang w:val="en-US" w:eastAsia="zh-CN" w:bidi="ar"/>
        </w:rPr>
        <w:t>为</w:t>
      </w:r>
      <w:r>
        <w:rPr>
          <w:rFonts w:hint="default" w:ascii="Times New Roman" w:hAnsi="Times New Roman" w:eastAsia="宋体" w:cs="Times New Roman"/>
          <w:kern w:val="0"/>
          <w:sz w:val="21"/>
          <w:szCs w:val="22"/>
          <w:lang w:val="en-US" w:eastAsia="zh-CN" w:bidi="ar"/>
        </w:rPr>
        <w:t xml:space="preserve"> batch size</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 xml:space="preserve">T </w:t>
      </w:r>
      <w:r>
        <w:rPr>
          <w:rFonts w:hint="eastAsia" w:ascii="Times New Roman" w:hAnsi="Times New Roman" w:eastAsia="宋体" w:cs="宋体"/>
          <w:kern w:val="0"/>
          <w:sz w:val="21"/>
          <w:szCs w:val="22"/>
          <w:lang w:val="en-US" w:eastAsia="zh-CN" w:bidi="ar"/>
        </w:rPr>
        <w:t>为时间帧数，本实验取</w:t>
      </w:r>
      <w:r>
        <w:rPr>
          <w:rFonts w:hint="default" w:ascii="Times New Roman" w:hAnsi="Times New Roman" w:eastAsia="宋体" w:cs="Times New Roman"/>
          <w:kern w:val="0"/>
          <w:sz w:val="21"/>
          <w:szCs w:val="22"/>
          <w:lang w:val="en-US" w:eastAsia="zh-CN" w:bidi="ar"/>
        </w:rPr>
        <w:t xml:space="preserve"> T=30</w:t>
      </w:r>
      <w:r>
        <w:rPr>
          <w:rFonts w:hint="eastAsia" w:ascii="Times New Roman" w:hAnsi="Times New Roman" w:eastAsia="宋体" w:cs="宋体"/>
          <w:kern w:val="0"/>
          <w:sz w:val="21"/>
          <w:szCs w:val="22"/>
          <w:lang w:val="en-US" w:eastAsia="zh-CN" w:bidi="ar"/>
        </w:rPr>
        <w:t>。输入先经过线性映射，将</w:t>
      </w:r>
      <w:r>
        <w:rPr>
          <w:rFonts w:hint="default" w:ascii="Times New Roman" w:hAnsi="Times New Roman" w:eastAsia="宋体" w:cs="Times New Roman"/>
          <w:kern w:val="0"/>
          <w:sz w:val="21"/>
          <w:szCs w:val="22"/>
          <w:lang w:val="en-US" w:eastAsia="zh-CN" w:bidi="ar"/>
        </w:rPr>
        <w:t xml:space="preserve"> 132 </w:t>
      </w:r>
      <w:r>
        <w:rPr>
          <w:rFonts w:hint="eastAsia" w:ascii="Times New Roman" w:hAnsi="Times New Roman" w:eastAsia="宋体" w:cs="宋体"/>
          <w:kern w:val="0"/>
          <w:sz w:val="21"/>
          <w:szCs w:val="22"/>
          <w:lang w:val="en-US" w:eastAsia="zh-CN" w:bidi="ar"/>
        </w:rPr>
        <w:t>维骨架特征映射到</w:t>
      </w:r>
      <w:r>
        <w:rPr>
          <w:rFonts w:hint="default" w:ascii="Times New Roman" w:hAnsi="Times New Roman" w:eastAsia="宋体" w:cs="Times New Roman"/>
          <w:kern w:val="0"/>
          <w:sz w:val="21"/>
          <w:szCs w:val="22"/>
          <w:lang w:val="en-US" w:eastAsia="zh-CN" w:bidi="ar"/>
        </w:rPr>
        <w:t xml:space="preserve"> d_model </w:t>
      </w:r>
      <w:r>
        <w:rPr>
          <w:rFonts w:hint="eastAsia" w:ascii="Times New Roman" w:hAnsi="Times New Roman" w:eastAsia="宋体" w:cs="宋体"/>
          <w:kern w:val="0"/>
          <w:sz w:val="21"/>
          <w:szCs w:val="22"/>
          <w:lang w:val="en-US" w:eastAsia="zh-CN" w:bidi="ar"/>
        </w:rPr>
        <w:t>维空间；随后加入可学习的位置编码，使模型能够区分不同时间帧的位置；再通过两层</w:t>
      </w:r>
      <w:r>
        <w:rPr>
          <w:rFonts w:hint="default" w:ascii="Times New Roman" w:hAnsi="Times New Roman" w:eastAsia="宋体" w:cs="Times New Roman"/>
          <w:kern w:val="0"/>
          <w:sz w:val="21"/>
          <w:szCs w:val="22"/>
          <w:lang w:val="en-US" w:eastAsia="zh-CN" w:bidi="ar"/>
        </w:rPr>
        <w:t xml:space="preserve"> Transformer Encoder </w:t>
      </w:r>
      <w:r>
        <w:rPr>
          <w:rFonts w:hint="eastAsia" w:ascii="Times New Roman" w:hAnsi="Times New Roman" w:eastAsia="宋体" w:cs="宋体"/>
          <w:kern w:val="0"/>
          <w:sz w:val="21"/>
          <w:szCs w:val="22"/>
          <w:lang w:val="en-US" w:eastAsia="zh-CN" w:bidi="ar"/>
        </w:rPr>
        <w:t>学习时间动态特征；最后通过平均池化和多层感知机输出</w:t>
      </w:r>
      <w:r>
        <w:rPr>
          <w:rFonts w:hint="default" w:ascii="Times New Roman" w:hAnsi="Times New Roman" w:eastAsia="宋体" w:cs="Times New Roman"/>
          <w:kern w:val="0"/>
          <w:sz w:val="21"/>
          <w:szCs w:val="22"/>
          <w:lang w:val="en-US" w:eastAsia="zh-CN" w:bidi="ar"/>
        </w:rPr>
        <w:t xml:space="preserve"> 6 </w:t>
      </w:r>
      <w:r>
        <w:rPr>
          <w:rFonts w:hint="eastAsia" w:ascii="Times New Roman" w:hAnsi="Times New Roman" w:eastAsia="宋体" w:cs="宋体"/>
          <w:kern w:val="0"/>
          <w:sz w:val="21"/>
          <w:szCs w:val="22"/>
          <w:lang w:val="en-US" w:eastAsia="zh-CN" w:bidi="ar"/>
        </w:rPr>
        <w:t>类动作的</w:t>
      </w:r>
      <w:r>
        <w:rPr>
          <w:rFonts w:hint="default" w:ascii="Times New Roman" w:hAnsi="Times New Roman" w:eastAsia="宋体" w:cs="Times New Roman"/>
          <w:kern w:val="0"/>
          <w:sz w:val="21"/>
          <w:szCs w:val="22"/>
          <w:lang w:val="en-US" w:eastAsia="zh-CN" w:bidi="ar"/>
        </w:rPr>
        <w:t xml:space="preserve"> logits</w:t>
      </w:r>
      <w:r>
        <w:rPr>
          <w:rFonts w:hint="eastAsia" w:ascii="Times New Roman" w:hAnsi="Times New Roman" w:eastAsia="宋体" w:cs="宋体"/>
          <w:kern w:val="0"/>
          <w:sz w:val="21"/>
          <w:szCs w:val="22"/>
          <w:lang w:val="en-US" w:eastAsia="zh-CN" w:bidi="ar"/>
        </w:rPr>
        <w:t>。</w:t>
      </w:r>
    </w:p>
    <w:p w14:paraId="35F1A821">
      <w:pPr>
        <w:pStyle w:val="2"/>
        <w:widowControl/>
        <w:rPr>
          <w:lang w:val="en-US"/>
        </w:rPr>
      </w:pPr>
      <w:r>
        <w:rPr>
          <w:rFonts w:hint="eastAsia" w:ascii="Times New Roman" w:hAnsi="Times New Roman" w:eastAsia="宋体" w:cs="Times New Roman"/>
          <w:lang w:val="en-US"/>
        </w:rPr>
        <w:t>三、实验环境与文件结构</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184"/>
        <w:gridCol w:w="4338"/>
      </w:tblGrid>
      <w:tr w14:paraId="7CA3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2B0051D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项目</w:t>
            </w:r>
          </w:p>
        </w:tc>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4EA515C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内容</w:t>
            </w:r>
          </w:p>
        </w:tc>
      </w:tr>
      <w:tr w14:paraId="1E80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44EE5CE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操作环境</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10FEDE0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Windows + VS Code + WSL Ubuntu</w:t>
            </w:r>
          </w:p>
        </w:tc>
      </w:tr>
      <w:tr w14:paraId="45718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595B802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编程语言</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59B1913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Python</w:t>
            </w:r>
          </w:p>
        </w:tc>
      </w:tr>
      <w:tr w14:paraId="663CC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013FC1C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主要依赖</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74EAB39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OpenCV</w:t>
            </w:r>
            <w:r>
              <w:rPr>
                <w:rFonts w:hint="eastAsia" w:ascii="Times New Roman" w:hAnsi="Times New Roman" w:eastAsia="宋体" w:cs="宋体"/>
                <w:kern w:val="0"/>
                <w:sz w:val="20"/>
                <w:szCs w:val="22"/>
                <w:bdr w:val="none" w:color="auto" w:sz="0" w:space="0"/>
                <w:lang w:val="en-US" w:eastAsia="zh-CN" w:bidi="ar"/>
              </w:rPr>
              <w:t>、</w:t>
            </w:r>
            <w:r>
              <w:rPr>
                <w:rFonts w:hint="default" w:ascii="Times New Roman" w:hAnsi="Times New Roman" w:eastAsia="宋体" w:cs="Times New Roman"/>
                <w:kern w:val="0"/>
                <w:sz w:val="20"/>
                <w:szCs w:val="22"/>
                <w:bdr w:val="none" w:color="auto" w:sz="0" w:space="0"/>
                <w:lang w:val="en-US" w:eastAsia="zh-CN" w:bidi="ar"/>
              </w:rPr>
              <w:t>MediaPipe</w:t>
            </w:r>
            <w:r>
              <w:rPr>
                <w:rFonts w:hint="eastAsia" w:ascii="Times New Roman" w:hAnsi="Times New Roman" w:eastAsia="宋体" w:cs="宋体"/>
                <w:kern w:val="0"/>
                <w:sz w:val="20"/>
                <w:szCs w:val="22"/>
                <w:bdr w:val="none" w:color="auto" w:sz="0" w:space="0"/>
                <w:lang w:val="en-US" w:eastAsia="zh-CN" w:bidi="ar"/>
              </w:rPr>
              <w:t>、</w:t>
            </w:r>
            <w:r>
              <w:rPr>
                <w:rFonts w:hint="default" w:ascii="Times New Roman" w:hAnsi="Times New Roman" w:eastAsia="宋体" w:cs="Times New Roman"/>
                <w:kern w:val="0"/>
                <w:sz w:val="20"/>
                <w:szCs w:val="22"/>
                <w:bdr w:val="none" w:color="auto" w:sz="0" w:space="0"/>
                <w:lang w:val="en-US" w:eastAsia="zh-CN" w:bidi="ar"/>
              </w:rPr>
              <w:t>NumPy</w:t>
            </w:r>
            <w:r>
              <w:rPr>
                <w:rFonts w:hint="eastAsia" w:ascii="Times New Roman" w:hAnsi="Times New Roman" w:eastAsia="宋体" w:cs="宋体"/>
                <w:kern w:val="0"/>
                <w:sz w:val="20"/>
                <w:szCs w:val="22"/>
                <w:bdr w:val="none" w:color="auto" w:sz="0" w:space="0"/>
                <w:lang w:val="en-US" w:eastAsia="zh-CN" w:bidi="ar"/>
              </w:rPr>
              <w:t>、</w:t>
            </w:r>
            <w:r>
              <w:rPr>
                <w:rFonts w:hint="default" w:ascii="Times New Roman" w:hAnsi="Times New Roman" w:eastAsia="宋体" w:cs="Times New Roman"/>
                <w:kern w:val="0"/>
                <w:sz w:val="20"/>
                <w:szCs w:val="22"/>
                <w:bdr w:val="none" w:color="auto" w:sz="0" w:space="0"/>
                <w:lang w:val="en-US" w:eastAsia="zh-CN" w:bidi="ar"/>
              </w:rPr>
              <w:t>PyTorch</w:t>
            </w:r>
            <w:r>
              <w:rPr>
                <w:rFonts w:hint="eastAsia" w:ascii="Times New Roman" w:hAnsi="Times New Roman" w:eastAsia="宋体" w:cs="宋体"/>
                <w:kern w:val="0"/>
                <w:sz w:val="20"/>
                <w:szCs w:val="22"/>
                <w:bdr w:val="none" w:color="auto" w:sz="0" w:space="0"/>
                <w:lang w:val="en-US" w:eastAsia="zh-CN" w:bidi="ar"/>
              </w:rPr>
              <w:t>、</w:t>
            </w:r>
            <w:r>
              <w:rPr>
                <w:rFonts w:hint="default" w:ascii="Times New Roman" w:hAnsi="Times New Roman" w:eastAsia="宋体" w:cs="Times New Roman"/>
                <w:kern w:val="0"/>
                <w:sz w:val="20"/>
                <w:szCs w:val="22"/>
                <w:bdr w:val="none" w:color="auto" w:sz="0" w:space="0"/>
                <w:lang w:val="en-US" w:eastAsia="zh-CN" w:bidi="ar"/>
              </w:rPr>
              <w:t>scikit-learn</w:t>
            </w:r>
            <w:r>
              <w:rPr>
                <w:rFonts w:hint="eastAsia" w:ascii="Times New Roman" w:hAnsi="Times New Roman" w:eastAsia="宋体" w:cs="宋体"/>
                <w:kern w:val="0"/>
                <w:sz w:val="20"/>
                <w:szCs w:val="22"/>
                <w:bdr w:val="none" w:color="auto" w:sz="0" w:space="0"/>
                <w:lang w:val="en-US" w:eastAsia="zh-CN" w:bidi="ar"/>
              </w:rPr>
              <w:t>、</w:t>
            </w:r>
            <w:r>
              <w:rPr>
                <w:rFonts w:hint="default" w:ascii="Times New Roman" w:hAnsi="Times New Roman" w:eastAsia="宋体" w:cs="Times New Roman"/>
                <w:kern w:val="0"/>
                <w:sz w:val="20"/>
                <w:szCs w:val="22"/>
                <w:bdr w:val="none" w:color="auto" w:sz="0" w:space="0"/>
                <w:lang w:val="en-US" w:eastAsia="zh-CN" w:bidi="ar"/>
              </w:rPr>
              <w:t>Matplotlib</w:t>
            </w:r>
            <w:r>
              <w:rPr>
                <w:rFonts w:hint="eastAsia" w:ascii="Times New Roman" w:hAnsi="Times New Roman" w:eastAsia="宋体" w:cs="宋体"/>
                <w:kern w:val="0"/>
                <w:sz w:val="20"/>
                <w:szCs w:val="22"/>
                <w:bdr w:val="none" w:color="auto" w:sz="0" w:space="0"/>
                <w:lang w:val="en-US" w:eastAsia="zh-CN" w:bidi="ar"/>
              </w:rPr>
              <w:t>、</w:t>
            </w:r>
            <w:r>
              <w:rPr>
                <w:rFonts w:hint="default" w:ascii="Times New Roman" w:hAnsi="Times New Roman" w:eastAsia="宋体" w:cs="Times New Roman"/>
                <w:kern w:val="0"/>
                <w:sz w:val="20"/>
                <w:szCs w:val="22"/>
                <w:bdr w:val="none" w:color="auto" w:sz="0" w:space="0"/>
                <w:lang w:val="en-US" w:eastAsia="zh-CN" w:bidi="ar"/>
              </w:rPr>
              <w:t>Pandas</w:t>
            </w:r>
            <w:r>
              <w:rPr>
                <w:rFonts w:hint="eastAsia" w:ascii="Times New Roman" w:hAnsi="Times New Roman" w:eastAsia="宋体" w:cs="宋体"/>
                <w:kern w:val="0"/>
                <w:sz w:val="20"/>
                <w:szCs w:val="22"/>
                <w:bdr w:val="none" w:color="auto" w:sz="0" w:space="0"/>
                <w:lang w:val="en-US" w:eastAsia="zh-CN" w:bidi="ar"/>
              </w:rPr>
              <w:t>、</w:t>
            </w:r>
            <w:r>
              <w:rPr>
                <w:rFonts w:hint="default" w:ascii="Times New Roman" w:hAnsi="Times New Roman" w:eastAsia="宋体" w:cs="Times New Roman"/>
                <w:kern w:val="0"/>
                <w:sz w:val="20"/>
                <w:szCs w:val="22"/>
                <w:bdr w:val="none" w:color="auto" w:sz="0" w:space="0"/>
                <w:lang w:val="en-US" w:eastAsia="zh-CN" w:bidi="ar"/>
              </w:rPr>
              <w:t>tqdm</w:t>
            </w:r>
          </w:p>
        </w:tc>
      </w:tr>
      <w:tr w14:paraId="4C4D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3791C49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实验目录</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3C0FE4B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cv-course/lab13</w:t>
            </w:r>
          </w:p>
        </w:tc>
      </w:tr>
      <w:tr w14:paraId="5C42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17AE37C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运行模式</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6112C00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 xml:space="preserve">demo_fast </w:t>
            </w:r>
            <w:r>
              <w:rPr>
                <w:rFonts w:hint="eastAsia" w:ascii="Times New Roman" w:hAnsi="Times New Roman" w:eastAsia="宋体" w:cs="宋体"/>
                <w:kern w:val="0"/>
                <w:sz w:val="20"/>
                <w:szCs w:val="22"/>
                <w:bdr w:val="none" w:color="auto" w:sz="0" w:space="0"/>
                <w:lang w:val="en-US" w:eastAsia="zh-CN" w:bidi="ar"/>
              </w:rPr>
              <w:t>快速验证模式</w:t>
            </w:r>
          </w:p>
        </w:tc>
      </w:tr>
      <w:tr w14:paraId="74E1D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2C7657C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设备</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41120C50">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CPU</w:t>
            </w:r>
          </w:p>
        </w:tc>
      </w:tr>
    </w:tbl>
    <w:p w14:paraId="0555261F">
      <w:pPr>
        <w:keepNext w:val="0"/>
        <w:keepLines w:val="0"/>
        <w:widowControl/>
        <w:suppressLineNumbers w:val="0"/>
        <w:spacing w:before="0" w:beforeAutospacing="0" w:after="200" w:afterAutospacing="0" w:line="276" w:lineRule="auto"/>
        <w:ind w:left="0" w:right="0"/>
        <w:jc w:val="left"/>
        <w:rPr>
          <w:lang w:val="en-US"/>
        </w:rPr>
      </w:pPr>
    </w:p>
    <w:p w14:paraId="30244947">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本实验目录按照任务划分为</w:t>
      </w:r>
      <w:r>
        <w:rPr>
          <w:rFonts w:hint="default" w:ascii="Times New Roman" w:hAnsi="Times New Roman" w:eastAsia="宋体" w:cs="Times New Roman"/>
          <w:kern w:val="0"/>
          <w:sz w:val="21"/>
          <w:szCs w:val="22"/>
          <w:lang w:val="en-US" w:eastAsia="zh-CN" w:bidi="ar"/>
        </w:rPr>
        <w:t xml:space="preserve"> task131 </w:t>
      </w:r>
      <w:r>
        <w:rPr>
          <w:rFonts w:hint="eastAsia" w:ascii="Times New Roman" w:hAnsi="Times New Roman" w:eastAsia="宋体" w:cs="宋体"/>
          <w:kern w:val="0"/>
          <w:sz w:val="21"/>
          <w:szCs w:val="22"/>
          <w:lang w:val="en-US" w:eastAsia="zh-CN" w:bidi="ar"/>
        </w:rPr>
        <w:t>至</w:t>
      </w:r>
      <w:r>
        <w:rPr>
          <w:rFonts w:hint="default" w:ascii="Times New Roman" w:hAnsi="Times New Roman" w:eastAsia="宋体" w:cs="Times New Roman"/>
          <w:kern w:val="0"/>
          <w:sz w:val="21"/>
          <w:szCs w:val="22"/>
          <w:lang w:val="en-US" w:eastAsia="zh-CN" w:bidi="ar"/>
        </w:rPr>
        <w:t xml:space="preserve"> task135</w:t>
      </w:r>
      <w:r>
        <w:rPr>
          <w:rFonts w:hint="eastAsia" w:ascii="Times New Roman" w:hAnsi="Times New Roman" w:eastAsia="宋体" w:cs="宋体"/>
          <w:kern w:val="0"/>
          <w:sz w:val="21"/>
          <w:szCs w:val="22"/>
          <w:lang w:val="en-US" w:eastAsia="zh-CN" w:bidi="ar"/>
        </w:rPr>
        <w:t>，便于分别完成数据集检查、骨架预处理、模型训练、测试推理和可视化分析。</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927"/>
        <w:gridCol w:w="5595"/>
      </w:tblGrid>
      <w:tr w14:paraId="5A63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7" w:type="dxa"/>
            <w:tcBorders>
              <w:top w:val="single" w:color="auto" w:sz="4" w:space="0"/>
              <w:left w:val="single" w:color="auto" w:sz="4" w:space="0"/>
              <w:bottom w:val="single" w:color="auto" w:sz="4" w:space="0"/>
              <w:right w:val="single" w:color="auto" w:sz="4" w:space="0"/>
            </w:tcBorders>
            <w:shd w:val="clear" w:color="auto" w:fill="D9EAF7"/>
            <w:vAlign w:val="center"/>
          </w:tcPr>
          <w:p w14:paraId="45CDE04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任务目录</w:t>
            </w:r>
          </w:p>
        </w:tc>
        <w:tc>
          <w:tcPr>
            <w:tcW w:w="5669" w:type="dxa"/>
            <w:tcBorders>
              <w:top w:val="single" w:color="auto" w:sz="4" w:space="0"/>
              <w:left w:val="single" w:color="auto" w:sz="4" w:space="0"/>
              <w:bottom w:val="single" w:color="auto" w:sz="4" w:space="0"/>
              <w:right w:val="single" w:color="auto" w:sz="4" w:space="0"/>
            </w:tcBorders>
            <w:shd w:val="clear" w:color="auto" w:fill="D9EAF7"/>
            <w:vAlign w:val="center"/>
          </w:tcPr>
          <w:p w14:paraId="6E50350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主要功能</w:t>
            </w:r>
          </w:p>
        </w:tc>
      </w:tr>
      <w:tr w14:paraId="5CDF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7" w:type="dxa"/>
            <w:tcBorders>
              <w:top w:val="single" w:color="auto" w:sz="4" w:space="0"/>
              <w:left w:val="single" w:color="auto" w:sz="4" w:space="0"/>
              <w:bottom w:val="single" w:color="auto" w:sz="4" w:space="0"/>
              <w:right w:val="single" w:color="auto" w:sz="4" w:space="0"/>
            </w:tcBorders>
            <w:shd w:val="clear"/>
            <w:vAlign w:val="center"/>
          </w:tcPr>
          <w:p w14:paraId="6B36E57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task131_dataset_check</w:t>
            </w:r>
          </w:p>
        </w:tc>
        <w:tc>
          <w:tcPr>
            <w:tcW w:w="5669" w:type="dxa"/>
            <w:tcBorders>
              <w:top w:val="single" w:color="auto" w:sz="4" w:space="0"/>
              <w:left w:val="single" w:color="auto" w:sz="4" w:space="0"/>
              <w:bottom w:val="single" w:color="auto" w:sz="4" w:space="0"/>
              <w:right w:val="single" w:color="auto" w:sz="4" w:space="0"/>
            </w:tcBorders>
            <w:shd w:val="clear"/>
            <w:vAlign w:val="center"/>
          </w:tcPr>
          <w:p w14:paraId="6231742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扫描原始视频数据，统计六类动作视频数量。</w:t>
            </w:r>
          </w:p>
        </w:tc>
      </w:tr>
      <w:tr w14:paraId="6B3A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7" w:type="dxa"/>
            <w:tcBorders>
              <w:top w:val="single" w:color="auto" w:sz="4" w:space="0"/>
              <w:left w:val="single" w:color="auto" w:sz="4" w:space="0"/>
              <w:bottom w:val="single" w:color="auto" w:sz="4" w:space="0"/>
              <w:right w:val="single" w:color="auto" w:sz="4" w:space="0"/>
            </w:tcBorders>
            <w:shd w:val="clear"/>
            <w:vAlign w:val="center"/>
          </w:tcPr>
          <w:p w14:paraId="2824EE4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task132_preprocess_skeleton</w:t>
            </w:r>
          </w:p>
        </w:tc>
        <w:tc>
          <w:tcPr>
            <w:tcW w:w="5669" w:type="dxa"/>
            <w:tcBorders>
              <w:top w:val="single" w:color="auto" w:sz="4" w:space="0"/>
              <w:left w:val="single" w:color="auto" w:sz="4" w:space="0"/>
              <w:bottom w:val="single" w:color="auto" w:sz="4" w:space="0"/>
              <w:right w:val="single" w:color="auto" w:sz="4" w:space="0"/>
            </w:tcBorders>
            <w:shd w:val="clear"/>
            <w:vAlign w:val="center"/>
          </w:tcPr>
          <w:p w14:paraId="3ECC71A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使用</w:t>
            </w:r>
            <w:r>
              <w:rPr>
                <w:rFonts w:hint="default" w:ascii="Times New Roman" w:hAnsi="Times New Roman" w:eastAsia="宋体" w:cs="Times New Roman"/>
                <w:kern w:val="0"/>
                <w:sz w:val="20"/>
                <w:szCs w:val="22"/>
                <w:bdr w:val="none" w:color="auto" w:sz="0" w:space="0"/>
                <w:lang w:val="en-US" w:eastAsia="zh-CN" w:bidi="ar"/>
              </w:rPr>
              <w:t xml:space="preserve"> MediaPipe Pose </w:t>
            </w:r>
            <w:r>
              <w:rPr>
                <w:rFonts w:hint="eastAsia" w:ascii="Times New Roman" w:hAnsi="Times New Roman" w:eastAsia="宋体" w:cs="宋体"/>
                <w:kern w:val="0"/>
                <w:sz w:val="20"/>
                <w:szCs w:val="22"/>
                <w:bdr w:val="none" w:color="auto" w:sz="0" w:space="0"/>
                <w:lang w:val="en-US" w:eastAsia="zh-CN" w:bidi="ar"/>
              </w:rPr>
              <w:t>提取骨架序列，保存</w:t>
            </w:r>
            <w:r>
              <w:rPr>
                <w:rFonts w:hint="default" w:ascii="Times New Roman" w:hAnsi="Times New Roman" w:eastAsia="宋体" w:cs="Times New Roman"/>
                <w:kern w:val="0"/>
                <w:sz w:val="20"/>
                <w:szCs w:val="22"/>
                <w:bdr w:val="none" w:color="auto" w:sz="0" w:space="0"/>
                <w:lang w:val="en-US" w:eastAsia="zh-CN" w:bidi="ar"/>
              </w:rPr>
              <w:t xml:space="preserve"> npy </w:t>
            </w:r>
            <w:r>
              <w:rPr>
                <w:rFonts w:hint="eastAsia" w:ascii="Times New Roman" w:hAnsi="Times New Roman" w:eastAsia="宋体" w:cs="宋体"/>
                <w:kern w:val="0"/>
                <w:sz w:val="20"/>
                <w:szCs w:val="22"/>
                <w:bdr w:val="none" w:color="auto" w:sz="0" w:space="0"/>
                <w:lang w:val="en-US" w:eastAsia="zh-CN" w:bidi="ar"/>
              </w:rPr>
              <w:t>数据。</w:t>
            </w:r>
          </w:p>
        </w:tc>
      </w:tr>
      <w:tr w14:paraId="33CA1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7" w:type="dxa"/>
            <w:tcBorders>
              <w:top w:val="single" w:color="auto" w:sz="4" w:space="0"/>
              <w:left w:val="single" w:color="auto" w:sz="4" w:space="0"/>
              <w:bottom w:val="single" w:color="auto" w:sz="4" w:space="0"/>
              <w:right w:val="single" w:color="auto" w:sz="4" w:space="0"/>
            </w:tcBorders>
            <w:shd w:val="clear"/>
            <w:vAlign w:val="center"/>
          </w:tcPr>
          <w:p w14:paraId="0D8017C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task133_train_transformer</w:t>
            </w:r>
          </w:p>
        </w:tc>
        <w:tc>
          <w:tcPr>
            <w:tcW w:w="5669" w:type="dxa"/>
            <w:tcBorders>
              <w:top w:val="single" w:color="auto" w:sz="4" w:space="0"/>
              <w:left w:val="single" w:color="auto" w:sz="4" w:space="0"/>
              <w:bottom w:val="single" w:color="auto" w:sz="4" w:space="0"/>
              <w:right w:val="single" w:color="auto" w:sz="4" w:space="0"/>
            </w:tcBorders>
            <w:shd w:val="clear"/>
            <w:vAlign w:val="center"/>
          </w:tcPr>
          <w:p w14:paraId="0191C88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定义并训练</w:t>
            </w:r>
            <w:r>
              <w:rPr>
                <w:rFonts w:hint="default" w:ascii="Times New Roman" w:hAnsi="Times New Roman" w:eastAsia="宋体" w:cs="Times New Roman"/>
                <w:kern w:val="0"/>
                <w:sz w:val="20"/>
                <w:szCs w:val="22"/>
                <w:bdr w:val="none" w:color="auto" w:sz="0" w:space="0"/>
                <w:lang w:val="en-US" w:eastAsia="zh-CN" w:bidi="ar"/>
              </w:rPr>
              <w:t xml:space="preserve"> Skeleton Transformer </w:t>
            </w:r>
            <w:r>
              <w:rPr>
                <w:rFonts w:hint="eastAsia" w:ascii="Times New Roman" w:hAnsi="Times New Roman" w:eastAsia="宋体" w:cs="宋体"/>
                <w:kern w:val="0"/>
                <w:sz w:val="20"/>
                <w:szCs w:val="22"/>
                <w:bdr w:val="none" w:color="auto" w:sz="0" w:space="0"/>
                <w:lang w:val="en-US" w:eastAsia="zh-CN" w:bidi="ar"/>
              </w:rPr>
              <w:t>分类模型。</w:t>
            </w:r>
          </w:p>
        </w:tc>
      </w:tr>
      <w:tr w14:paraId="7DC61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7" w:type="dxa"/>
            <w:tcBorders>
              <w:top w:val="single" w:color="auto" w:sz="4" w:space="0"/>
              <w:left w:val="single" w:color="auto" w:sz="4" w:space="0"/>
              <w:bottom w:val="single" w:color="auto" w:sz="4" w:space="0"/>
              <w:right w:val="single" w:color="auto" w:sz="4" w:space="0"/>
            </w:tcBorders>
            <w:shd w:val="clear"/>
            <w:vAlign w:val="center"/>
          </w:tcPr>
          <w:p w14:paraId="6A4A15C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task134_test_and_infer</w:t>
            </w:r>
          </w:p>
        </w:tc>
        <w:tc>
          <w:tcPr>
            <w:tcW w:w="5669" w:type="dxa"/>
            <w:tcBorders>
              <w:top w:val="single" w:color="auto" w:sz="4" w:space="0"/>
              <w:left w:val="single" w:color="auto" w:sz="4" w:space="0"/>
              <w:bottom w:val="single" w:color="auto" w:sz="4" w:space="0"/>
              <w:right w:val="single" w:color="auto" w:sz="4" w:space="0"/>
            </w:tcBorders>
            <w:shd w:val="clear"/>
            <w:vAlign w:val="center"/>
          </w:tcPr>
          <w:p w14:paraId="1BD91BF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测试集评估、混淆矩阵、分类报告和单视频推理。</w:t>
            </w:r>
          </w:p>
        </w:tc>
      </w:tr>
      <w:tr w14:paraId="62BE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837" w:type="dxa"/>
            <w:tcBorders>
              <w:top w:val="single" w:color="auto" w:sz="4" w:space="0"/>
              <w:left w:val="single" w:color="auto" w:sz="4" w:space="0"/>
              <w:bottom w:val="single" w:color="auto" w:sz="4" w:space="0"/>
              <w:right w:val="single" w:color="auto" w:sz="4" w:space="0"/>
            </w:tcBorders>
            <w:shd w:val="clear"/>
            <w:vAlign w:val="center"/>
          </w:tcPr>
          <w:p w14:paraId="00A8F97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task135_report_and_visualization</w:t>
            </w:r>
          </w:p>
        </w:tc>
        <w:tc>
          <w:tcPr>
            <w:tcW w:w="5669" w:type="dxa"/>
            <w:tcBorders>
              <w:top w:val="single" w:color="auto" w:sz="4" w:space="0"/>
              <w:left w:val="single" w:color="auto" w:sz="4" w:space="0"/>
              <w:bottom w:val="single" w:color="auto" w:sz="4" w:space="0"/>
              <w:right w:val="single" w:color="auto" w:sz="4" w:space="0"/>
            </w:tcBorders>
            <w:shd w:val="clear"/>
            <w:vAlign w:val="center"/>
          </w:tcPr>
          <w:p w14:paraId="52A67BF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生成骨架关键点可视化图片。</w:t>
            </w:r>
          </w:p>
        </w:tc>
      </w:tr>
    </w:tbl>
    <w:p w14:paraId="5D42D581">
      <w:pPr>
        <w:keepNext w:val="0"/>
        <w:keepLines w:val="0"/>
        <w:widowControl/>
        <w:suppressLineNumbers w:val="0"/>
        <w:spacing w:before="0" w:beforeAutospacing="0" w:after="200" w:afterAutospacing="0" w:line="276" w:lineRule="auto"/>
        <w:ind w:left="0" w:right="0"/>
        <w:jc w:val="left"/>
        <w:rPr>
          <w:lang w:val="en-US"/>
        </w:rPr>
      </w:pPr>
    </w:p>
    <w:p w14:paraId="7946A8FC">
      <w:pPr>
        <w:pStyle w:val="2"/>
        <w:widowControl/>
        <w:rPr>
          <w:lang w:val="en-US"/>
        </w:rPr>
      </w:pPr>
      <w:r>
        <w:rPr>
          <w:rFonts w:hint="eastAsia" w:ascii="Times New Roman" w:hAnsi="Times New Roman" w:eastAsia="宋体" w:cs="Times New Roman"/>
          <w:lang w:val="en-US"/>
        </w:rPr>
        <w:t>四、数据集说明</w:t>
      </w:r>
    </w:p>
    <w:p w14:paraId="075626B1">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本实验使用</w:t>
      </w:r>
      <w:r>
        <w:rPr>
          <w:rFonts w:hint="default" w:ascii="Times New Roman" w:hAnsi="Times New Roman" w:eastAsia="宋体" w:cs="Times New Roman"/>
          <w:kern w:val="0"/>
          <w:sz w:val="21"/>
          <w:szCs w:val="22"/>
          <w:lang w:val="en-US" w:eastAsia="zh-CN" w:bidi="ar"/>
        </w:rPr>
        <w:t xml:space="preserve"> Kaggle badminton_storke_video </w:t>
      </w:r>
      <w:r>
        <w:rPr>
          <w:rFonts w:hint="eastAsia" w:ascii="Times New Roman" w:hAnsi="Times New Roman" w:eastAsia="宋体" w:cs="宋体"/>
          <w:kern w:val="0"/>
          <w:sz w:val="21"/>
          <w:szCs w:val="22"/>
          <w:lang w:val="en-US" w:eastAsia="zh-CN" w:bidi="ar"/>
        </w:rPr>
        <w:t>数据集。数据集名称中的</w:t>
      </w:r>
      <w:r>
        <w:rPr>
          <w:rFonts w:hint="default" w:ascii="Times New Roman" w:hAnsi="Times New Roman" w:eastAsia="宋体" w:cs="Times New Roman"/>
          <w:kern w:val="0"/>
          <w:sz w:val="21"/>
          <w:szCs w:val="22"/>
          <w:lang w:val="en-US" w:eastAsia="zh-CN" w:bidi="ar"/>
        </w:rPr>
        <w:t xml:space="preserve"> storke </w:t>
      </w:r>
      <w:r>
        <w:rPr>
          <w:rFonts w:hint="eastAsia" w:ascii="Times New Roman" w:hAnsi="Times New Roman" w:eastAsia="宋体" w:cs="宋体"/>
          <w:kern w:val="0"/>
          <w:sz w:val="21"/>
          <w:szCs w:val="22"/>
          <w:lang w:val="en-US" w:eastAsia="zh-CN" w:bidi="ar"/>
        </w:rPr>
        <w:t>是页面拼写，本实验按</w:t>
      </w:r>
      <w:r>
        <w:rPr>
          <w:rFonts w:hint="default" w:ascii="Times New Roman" w:hAnsi="Times New Roman" w:eastAsia="宋体" w:cs="Times New Roman"/>
          <w:kern w:val="0"/>
          <w:sz w:val="21"/>
          <w:szCs w:val="22"/>
          <w:lang w:val="en-US" w:eastAsia="zh-CN" w:bidi="ar"/>
        </w:rPr>
        <w:t xml:space="preserve"> stroke </w:t>
      </w:r>
      <w:r>
        <w:rPr>
          <w:rFonts w:hint="eastAsia" w:ascii="Times New Roman" w:hAnsi="Times New Roman" w:eastAsia="宋体" w:cs="宋体"/>
          <w:kern w:val="0"/>
          <w:sz w:val="21"/>
          <w:szCs w:val="22"/>
          <w:lang w:val="en-US" w:eastAsia="zh-CN" w:bidi="ar"/>
        </w:rPr>
        <w:t>即击球动作理解。该数据集包含</w:t>
      </w:r>
      <w:r>
        <w:rPr>
          <w:rFonts w:hint="default" w:ascii="Times New Roman" w:hAnsi="Times New Roman" w:eastAsia="宋体" w:cs="Times New Roman"/>
          <w:kern w:val="0"/>
          <w:sz w:val="21"/>
          <w:szCs w:val="22"/>
          <w:lang w:val="en-US" w:eastAsia="zh-CN" w:bidi="ar"/>
        </w:rPr>
        <w:t xml:space="preserve"> 6 </w:t>
      </w:r>
      <w:r>
        <w:rPr>
          <w:rFonts w:hint="eastAsia" w:ascii="Times New Roman" w:hAnsi="Times New Roman" w:eastAsia="宋体" w:cs="宋体"/>
          <w:kern w:val="0"/>
          <w:sz w:val="21"/>
          <w:szCs w:val="22"/>
          <w:lang w:val="en-US" w:eastAsia="zh-CN" w:bidi="ar"/>
        </w:rPr>
        <w:t>类羽毛球击球动作视频片段。</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135"/>
        <w:gridCol w:w="2270"/>
        <w:gridCol w:w="2837"/>
        <w:gridCol w:w="1702"/>
      </w:tblGrid>
      <w:tr w14:paraId="56BB0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shd w:val="clear" w:color="auto" w:fill="D9EAF7"/>
            <w:vAlign w:val="center"/>
          </w:tcPr>
          <w:p w14:paraId="05F97A1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标签编号</w:t>
            </w:r>
          </w:p>
        </w:tc>
        <w:tc>
          <w:tcPr>
            <w:tcW w:w="2270" w:type="dxa"/>
            <w:tcBorders>
              <w:top w:val="single" w:color="auto" w:sz="4" w:space="0"/>
              <w:left w:val="single" w:color="auto" w:sz="4" w:space="0"/>
              <w:bottom w:val="single" w:color="auto" w:sz="4" w:space="0"/>
              <w:right w:val="single" w:color="auto" w:sz="4" w:space="0"/>
            </w:tcBorders>
            <w:shd w:val="clear" w:color="auto" w:fill="D9EAF7"/>
            <w:vAlign w:val="center"/>
          </w:tcPr>
          <w:p w14:paraId="3CF00BD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英文类别</w:t>
            </w:r>
          </w:p>
        </w:tc>
        <w:tc>
          <w:tcPr>
            <w:tcW w:w="2837" w:type="dxa"/>
            <w:tcBorders>
              <w:top w:val="single" w:color="auto" w:sz="4" w:space="0"/>
              <w:left w:val="single" w:color="auto" w:sz="4" w:space="0"/>
              <w:bottom w:val="single" w:color="auto" w:sz="4" w:space="0"/>
              <w:right w:val="single" w:color="auto" w:sz="4" w:space="0"/>
            </w:tcBorders>
            <w:shd w:val="clear" w:color="auto" w:fill="D9EAF7"/>
            <w:vAlign w:val="center"/>
          </w:tcPr>
          <w:p w14:paraId="43F1E99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中文说明</w:t>
            </w:r>
          </w:p>
        </w:tc>
        <w:tc>
          <w:tcPr>
            <w:tcW w:w="1702" w:type="dxa"/>
            <w:tcBorders>
              <w:top w:val="single" w:color="auto" w:sz="4" w:space="0"/>
              <w:left w:val="single" w:color="auto" w:sz="4" w:space="0"/>
              <w:bottom w:val="single" w:color="auto" w:sz="4" w:space="0"/>
              <w:right w:val="single" w:color="auto" w:sz="4" w:space="0"/>
            </w:tcBorders>
            <w:shd w:val="clear" w:color="auto" w:fill="D9EAF7"/>
            <w:vAlign w:val="center"/>
          </w:tcPr>
          <w:p w14:paraId="31CAB14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检查到的视频数量</w:t>
            </w:r>
          </w:p>
        </w:tc>
      </w:tr>
      <w:tr w14:paraId="236D2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shd w:val="clear"/>
            <w:vAlign w:val="center"/>
          </w:tcPr>
          <w:p w14:paraId="04A6BD5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w:t>
            </w:r>
          </w:p>
        </w:tc>
        <w:tc>
          <w:tcPr>
            <w:tcW w:w="2270" w:type="dxa"/>
            <w:tcBorders>
              <w:top w:val="single" w:color="auto" w:sz="4" w:space="0"/>
              <w:left w:val="single" w:color="auto" w:sz="4" w:space="0"/>
              <w:bottom w:val="single" w:color="auto" w:sz="4" w:space="0"/>
              <w:right w:val="single" w:color="auto" w:sz="4" w:space="0"/>
            </w:tcBorders>
            <w:shd w:val="clear"/>
            <w:vAlign w:val="center"/>
          </w:tcPr>
          <w:p w14:paraId="3CFA486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 drive</w:t>
            </w:r>
          </w:p>
        </w:tc>
        <w:tc>
          <w:tcPr>
            <w:tcW w:w="2837" w:type="dxa"/>
            <w:tcBorders>
              <w:top w:val="single" w:color="auto" w:sz="4" w:space="0"/>
              <w:left w:val="single" w:color="auto" w:sz="4" w:space="0"/>
              <w:bottom w:val="single" w:color="auto" w:sz="4" w:space="0"/>
              <w:right w:val="single" w:color="auto" w:sz="4" w:space="0"/>
            </w:tcBorders>
            <w:shd w:val="clear"/>
            <w:vAlign w:val="center"/>
          </w:tcPr>
          <w:p w14:paraId="60EC2A4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正手平抽</w:t>
            </w:r>
            <w:r>
              <w:rPr>
                <w:rFonts w:hint="default" w:ascii="Times New Roman" w:hAnsi="Times New Roman" w:eastAsia="宋体" w:cs="Times New Roman"/>
                <w:kern w:val="0"/>
                <w:sz w:val="20"/>
                <w:szCs w:val="22"/>
                <w:bdr w:val="none" w:color="auto" w:sz="0" w:space="0"/>
                <w:lang w:val="en-US" w:eastAsia="zh-CN" w:bidi="ar"/>
              </w:rPr>
              <w:t xml:space="preserve"> / </w:t>
            </w:r>
            <w:r>
              <w:rPr>
                <w:rFonts w:hint="eastAsia" w:ascii="Times New Roman" w:hAnsi="Times New Roman" w:eastAsia="宋体" w:cs="宋体"/>
                <w:kern w:val="0"/>
                <w:sz w:val="20"/>
                <w:szCs w:val="22"/>
                <w:bdr w:val="none" w:color="auto" w:sz="0" w:space="0"/>
                <w:lang w:val="en-US" w:eastAsia="zh-CN" w:bidi="ar"/>
              </w:rPr>
              <w:t>正手驱动球</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7657146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159</w:t>
            </w:r>
          </w:p>
        </w:tc>
      </w:tr>
      <w:tr w14:paraId="0E1D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shd w:val="clear"/>
            <w:vAlign w:val="center"/>
          </w:tcPr>
          <w:p w14:paraId="216CE390">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w:t>
            </w:r>
          </w:p>
        </w:tc>
        <w:tc>
          <w:tcPr>
            <w:tcW w:w="2270" w:type="dxa"/>
            <w:tcBorders>
              <w:top w:val="single" w:color="auto" w:sz="4" w:space="0"/>
              <w:left w:val="single" w:color="auto" w:sz="4" w:space="0"/>
              <w:bottom w:val="single" w:color="auto" w:sz="4" w:space="0"/>
              <w:right w:val="single" w:color="auto" w:sz="4" w:space="0"/>
            </w:tcBorders>
            <w:shd w:val="clear"/>
            <w:vAlign w:val="center"/>
          </w:tcPr>
          <w:p w14:paraId="408C1A3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 lift</w:t>
            </w:r>
          </w:p>
        </w:tc>
        <w:tc>
          <w:tcPr>
            <w:tcW w:w="2837" w:type="dxa"/>
            <w:tcBorders>
              <w:top w:val="single" w:color="auto" w:sz="4" w:space="0"/>
              <w:left w:val="single" w:color="auto" w:sz="4" w:space="0"/>
              <w:bottom w:val="single" w:color="auto" w:sz="4" w:space="0"/>
              <w:right w:val="single" w:color="auto" w:sz="4" w:space="0"/>
            </w:tcBorders>
            <w:shd w:val="clear"/>
            <w:vAlign w:val="center"/>
          </w:tcPr>
          <w:p w14:paraId="43D8C700">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正手挑球</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11B67D8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174</w:t>
            </w:r>
          </w:p>
        </w:tc>
      </w:tr>
      <w:tr w14:paraId="67BA3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shd w:val="clear"/>
            <w:vAlign w:val="center"/>
          </w:tcPr>
          <w:p w14:paraId="7BA1803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2</w:t>
            </w:r>
          </w:p>
        </w:tc>
        <w:tc>
          <w:tcPr>
            <w:tcW w:w="2270" w:type="dxa"/>
            <w:tcBorders>
              <w:top w:val="single" w:color="auto" w:sz="4" w:space="0"/>
              <w:left w:val="single" w:color="auto" w:sz="4" w:space="0"/>
              <w:bottom w:val="single" w:color="auto" w:sz="4" w:space="0"/>
              <w:right w:val="single" w:color="auto" w:sz="4" w:space="0"/>
            </w:tcBorders>
            <w:shd w:val="clear"/>
            <w:vAlign w:val="center"/>
          </w:tcPr>
          <w:p w14:paraId="3434CF9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 net shot</w:t>
            </w:r>
          </w:p>
        </w:tc>
        <w:tc>
          <w:tcPr>
            <w:tcW w:w="2837" w:type="dxa"/>
            <w:tcBorders>
              <w:top w:val="single" w:color="auto" w:sz="4" w:space="0"/>
              <w:left w:val="single" w:color="auto" w:sz="4" w:space="0"/>
              <w:bottom w:val="single" w:color="auto" w:sz="4" w:space="0"/>
              <w:right w:val="single" w:color="auto" w:sz="4" w:space="0"/>
            </w:tcBorders>
            <w:shd w:val="clear"/>
            <w:vAlign w:val="center"/>
          </w:tcPr>
          <w:p w14:paraId="7C53399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正手网前球</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6484BD4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105</w:t>
            </w:r>
          </w:p>
        </w:tc>
      </w:tr>
      <w:tr w14:paraId="3D787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shd w:val="clear"/>
            <w:vAlign w:val="center"/>
          </w:tcPr>
          <w:p w14:paraId="70E20F8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3</w:t>
            </w:r>
          </w:p>
        </w:tc>
        <w:tc>
          <w:tcPr>
            <w:tcW w:w="2270" w:type="dxa"/>
            <w:tcBorders>
              <w:top w:val="single" w:color="auto" w:sz="4" w:space="0"/>
              <w:left w:val="single" w:color="auto" w:sz="4" w:space="0"/>
              <w:bottom w:val="single" w:color="auto" w:sz="4" w:space="0"/>
              <w:right w:val="single" w:color="auto" w:sz="4" w:space="0"/>
            </w:tcBorders>
            <w:shd w:val="clear"/>
            <w:vAlign w:val="center"/>
          </w:tcPr>
          <w:p w14:paraId="7D4A71F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 clear</w:t>
            </w:r>
          </w:p>
        </w:tc>
        <w:tc>
          <w:tcPr>
            <w:tcW w:w="2837" w:type="dxa"/>
            <w:tcBorders>
              <w:top w:val="single" w:color="auto" w:sz="4" w:space="0"/>
              <w:left w:val="single" w:color="auto" w:sz="4" w:space="0"/>
              <w:bottom w:val="single" w:color="auto" w:sz="4" w:space="0"/>
              <w:right w:val="single" w:color="auto" w:sz="4" w:space="0"/>
            </w:tcBorders>
            <w:shd w:val="clear"/>
            <w:vAlign w:val="center"/>
          </w:tcPr>
          <w:p w14:paraId="3046A01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正手高远球</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5BFDF0A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119</w:t>
            </w:r>
          </w:p>
        </w:tc>
      </w:tr>
      <w:tr w14:paraId="5D00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shd w:val="clear"/>
            <w:vAlign w:val="center"/>
          </w:tcPr>
          <w:p w14:paraId="2017953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4</w:t>
            </w:r>
          </w:p>
        </w:tc>
        <w:tc>
          <w:tcPr>
            <w:tcW w:w="2270" w:type="dxa"/>
            <w:tcBorders>
              <w:top w:val="single" w:color="auto" w:sz="4" w:space="0"/>
              <w:left w:val="single" w:color="auto" w:sz="4" w:space="0"/>
              <w:bottom w:val="single" w:color="auto" w:sz="4" w:space="0"/>
              <w:right w:val="single" w:color="auto" w:sz="4" w:space="0"/>
            </w:tcBorders>
            <w:shd w:val="clear"/>
            <w:vAlign w:val="center"/>
          </w:tcPr>
          <w:p w14:paraId="0CD004A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backhand drive</w:t>
            </w:r>
          </w:p>
        </w:tc>
        <w:tc>
          <w:tcPr>
            <w:tcW w:w="2837" w:type="dxa"/>
            <w:tcBorders>
              <w:top w:val="single" w:color="auto" w:sz="4" w:space="0"/>
              <w:left w:val="single" w:color="auto" w:sz="4" w:space="0"/>
              <w:bottom w:val="single" w:color="auto" w:sz="4" w:space="0"/>
              <w:right w:val="single" w:color="auto" w:sz="4" w:space="0"/>
            </w:tcBorders>
            <w:shd w:val="clear"/>
            <w:vAlign w:val="center"/>
          </w:tcPr>
          <w:p w14:paraId="39413BB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反手平抽</w:t>
            </w:r>
            <w:r>
              <w:rPr>
                <w:rFonts w:hint="default" w:ascii="Times New Roman" w:hAnsi="Times New Roman" w:eastAsia="宋体" w:cs="Times New Roman"/>
                <w:kern w:val="0"/>
                <w:sz w:val="20"/>
                <w:szCs w:val="22"/>
                <w:bdr w:val="none" w:color="auto" w:sz="0" w:space="0"/>
                <w:lang w:val="en-US" w:eastAsia="zh-CN" w:bidi="ar"/>
              </w:rPr>
              <w:t xml:space="preserve"> / </w:t>
            </w:r>
            <w:r>
              <w:rPr>
                <w:rFonts w:hint="eastAsia" w:ascii="Times New Roman" w:hAnsi="Times New Roman" w:eastAsia="宋体" w:cs="宋体"/>
                <w:kern w:val="0"/>
                <w:sz w:val="20"/>
                <w:szCs w:val="22"/>
                <w:bdr w:val="none" w:color="auto" w:sz="0" w:space="0"/>
                <w:lang w:val="en-US" w:eastAsia="zh-CN" w:bidi="ar"/>
              </w:rPr>
              <w:t>反手驱动球</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060A05D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111</w:t>
            </w:r>
          </w:p>
        </w:tc>
      </w:tr>
      <w:tr w14:paraId="1EBA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1135" w:type="dxa"/>
            <w:tcBorders>
              <w:top w:val="single" w:color="auto" w:sz="4" w:space="0"/>
              <w:left w:val="single" w:color="auto" w:sz="4" w:space="0"/>
              <w:bottom w:val="single" w:color="auto" w:sz="4" w:space="0"/>
              <w:right w:val="single" w:color="auto" w:sz="4" w:space="0"/>
            </w:tcBorders>
            <w:shd w:val="clear"/>
            <w:vAlign w:val="center"/>
          </w:tcPr>
          <w:p w14:paraId="220C391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5</w:t>
            </w:r>
          </w:p>
        </w:tc>
        <w:tc>
          <w:tcPr>
            <w:tcW w:w="2270" w:type="dxa"/>
            <w:tcBorders>
              <w:top w:val="single" w:color="auto" w:sz="4" w:space="0"/>
              <w:left w:val="single" w:color="auto" w:sz="4" w:space="0"/>
              <w:bottom w:val="single" w:color="auto" w:sz="4" w:space="0"/>
              <w:right w:val="single" w:color="auto" w:sz="4" w:space="0"/>
            </w:tcBorders>
            <w:shd w:val="clear"/>
            <w:vAlign w:val="center"/>
          </w:tcPr>
          <w:p w14:paraId="13EFD56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backhand net shot</w:t>
            </w:r>
          </w:p>
        </w:tc>
        <w:tc>
          <w:tcPr>
            <w:tcW w:w="2837" w:type="dxa"/>
            <w:tcBorders>
              <w:top w:val="single" w:color="auto" w:sz="4" w:space="0"/>
              <w:left w:val="single" w:color="auto" w:sz="4" w:space="0"/>
              <w:bottom w:val="single" w:color="auto" w:sz="4" w:space="0"/>
              <w:right w:val="single" w:color="auto" w:sz="4" w:space="0"/>
            </w:tcBorders>
            <w:shd w:val="clear"/>
            <w:vAlign w:val="center"/>
          </w:tcPr>
          <w:p w14:paraId="698F213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反手网前球</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5772C8A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168</w:t>
            </w:r>
          </w:p>
        </w:tc>
      </w:tr>
    </w:tbl>
    <w:p w14:paraId="292C00D7">
      <w:pPr>
        <w:keepNext w:val="0"/>
        <w:keepLines w:val="0"/>
        <w:widowControl/>
        <w:suppressLineNumbers w:val="0"/>
        <w:spacing w:before="0" w:beforeAutospacing="0" w:after="200" w:afterAutospacing="0" w:line="276" w:lineRule="auto"/>
        <w:ind w:left="0" w:right="0"/>
        <w:jc w:val="left"/>
        <w:rPr>
          <w:lang w:val="en-US"/>
        </w:rPr>
      </w:pPr>
    </w:p>
    <w:p w14:paraId="186A5402">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数据集检查结果显示，原始数据共映射到</w:t>
      </w:r>
      <w:r>
        <w:rPr>
          <w:rFonts w:hint="default" w:ascii="Times New Roman" w:hAnsi="Times New Roman" w:eastAsia="宋体" w:cs="Times New Roman"/>
          <w:kern w:val="0"/>
          <w:sz w:val="21"/>
          <w:szCs w:val="22"/>
          <w:lang w:val="en-US" w:eastAsia="zh-CN" w:bidi="ar"/>
        </w:rPr>
        <w:t xml:space="preserve"> 836 </w:t>
      </w:r>
      <w:r>
        <w:rPr>
          <w:rFonts w:hint="eastAsia" w:ascii="Times New Roman" w:hAnsi="Times New Roman" w:eastAsia="宋体" w:cs="宋体"/>
          <w:kern w:val="0"/>
          <w:sz w:val="21"/>
          <w:szCs w:val="22"/>
          <w:lang w:val="en-US" w:eastAsia="zh-CN" w:bidi="ar"/>
        </w:rPr>
        <w:t>个视频，未映射视频数量为</w:t>
      </w:r>
      <w:r>
        <w:rPr>
          <w:rFonts w:hint="default" w:ascii="Times New Roman" w:hAnsi="Times New Roman" w:eastAsia="宋体" w:cs="Times New Roman"/>
          <w:kern w:val="0"/>
          <w:sz w:val="21"/>
          <w:szCs w:val="22"/>
          <w:lang w:val="en-US" w:eastAsia="zh-CN" w:bidi="ar"/>
        </w:rPr>
        <w:t xml:space="preserve"> 0</w:t>
      </w:r>
      <w:r>
        <w:rPr>
          <w:rFonts w:hint="eastAsia" w:ascii="Times New Roman" w:hAnsi="Times New Roman" w:eastAsia="宋体" w:cs="宋体"/>
          <w:kern w:val="0"/>
          <w:sz w:val="21"/>
          <w:szCs w:val="22"/>
          <w:lang w:val="en-US" w:eastAsia="zh-CN" w:bidi="ar"/>
        </w:rPr>
        <w:t>，说明类别文件夹与标签映射关系正常。</w:t>
      </w:r>
    </w:p>
    <w:p w14:paraId="62E9CA3B">
      <w:pPr>
        <w:keepNext w:val="0"/>
        <w:keepLines w:val="0"/>
        <w:widowControl/>
        <w:suppressLineNumbers w:val="0"/>
        <w:spacing w:before="0" w:beforeAutospacing="0" w:after="200" w:afterAutospacing="0" w:line="276" w:lineRule="auto"/>
        <w:ind w:left="0" w:right="0"/>
        <w:jc w:val="left"/>
      </w:pPr>
      <w:r>
        <w:drawing>
          <wp:inline distT="0" distB="0" distL="114300" distR="114300">
            <wp:extent cx="5207000" cy="2044700"/>
            <wp:effectExtent l="0" t="0" r="190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5"/>
                    <a:stretch>
                      <a:fillRect/>
                    </a:stretch>
                  </pic:blipFill>
                  <pic:spPr>
                    <a:xfrm>
                      <a:off x="0" y="0"/>
                      <a:ext cx="5207000" cy="2044700"/>
                    </a:xfrm>
                    <a:prstGeom prst="rect">
                      <a:avLst/>
                    </a:prstGeom>
                    <a:noFill/>
                    <a:ln>
                      <a:noFill/>
                    </a:ln>
                  </pic:spPr>
                </pic:pic>
              </a:graphicData>
            </a:graphic>
          </wp:inline>
        </w:drawing>
      </w:r>
    </w:p>
    <w:p w14:paraId="53E25143">
      <w:pPr>
        <w:keepNext w:val="0"/>
        <w:keepLines w:val="0"/>
        <w:widowControl/>
        <w:suppressLineNumbers w:val="0"/>
        <w:spacing w:before="0" w:beforeAutospacing="0" w:after="200" w:afterAutospacing="0" w:line="276" w:lineRule="auto"/>
        <w:ind w:left="0" w:right="0"/>
        <w:jc w:val="left"/>
        <w:rPr>
          <w:lang w:val="en-US"/>
        </w:rPr>
      </w:pPr>
      <w:r>
        <w:drawing>
          <wp:inline distT="0" distB="0" distL="114300" distR="114300">
            <wp:extent cx="5273040" cy="2774315"/>
            <wp:effectExtent l="0" t="0" r="1905" b="762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6"/>
                    <a:stretch>
                      <a:fillRect/>
                    </a:stretch>
                  </pic:blipFill>
                  <pic:spPr>
                    <a:xfrm>
                      <a:off x="0" y="0"/>
                      <a:ext cx="5273040" cy="2774315"/>
                    </a:xfrm>
                    <a:prstGeom prst="rect">
                      <a:avLst/>
                    </a:prstGeom>
                    <a:noFill/>
                    <a:ln>
                      <a:noFill/>
                    </a:ln>
                  </pic:spPr>
                </pic:pic>
              </a:graphicData>
            </a:graphic>
          </wp:inline>
        </w:drawing>
      </w:r>
    </w:p>
    <w:p w14:paraId="544A3DC3">
      <w:pPr>
        <w:pStyle w:val="2"/>
        <w:widowControl/>
        <w:rPr>
          <w:lang w:val="en-US"/>
        </w:rPr>
      </w:pPr>
      <w:r>
        <w:rPr>
          <w:rFonts w:hint="eastAsia" w:ascii="Times New Roman" w:hAnsi="Times New Roman" w:eastAsia="宋体" w:cs="Times New Roman"/>
          <w:lang w:val="en-US"/>
        </w:rPr>
        <w:t>五、数据预处理</w:t>
      </w:r>
    </w:p>
    <w:p w14:paraId="7FACF318">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预处理程序遍历原始数据集中的每个类别文件夹，读取</w:t>
      </w:r>
      <w:r>
        <w:rPr>
          <w:rFonts w:hint="default" w:ascii="Times New Roman" w:hAnsi="Times New Roman" w:eastAsia="宋体" w:cs="Times New Roman"/>
          <w:kern w:val="0"/>
          <w:sz w:val="21"/>
          <w:szCs w:val="22"/>
          <w:lang w:val="en-US" w:eastAsia="zh-CN" w:bidi="ar"/>
        </w:rPr>
        <w:t xml:space="preserve"> .mp4</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.avi</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.mov</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 xml:space="preserve">.mkv </w:t>
      </w:r>
      <w:r>
        <w:rPr>
          <w:rFonts w:hint="eastAsia" w:ascii="Times New Roman" w:hAnsi="Times New Roman" w:eastAsia="宋体" w:cs="宋体"/>
          <w:kern w:val="0"/>
          <w:sz w:val="21"/>
          <w:szCs w:val="22"/>
          <w:lang w:val="en-US" w:eastAsia="zh-CN" w:bidi="ar"/>
        </w:rPr>
        <w:t>等格式的视频文件。每个视频使用</w:t>
      </w:r>
      <w:r>
        <w:rPr>
          <w:rFonts w:hint="default" w:ascii="Times New Roman" w:hAnsi="Times New Roman" w:eastAsia="宋体" w:cs="Times New Roman"/>
          <w:kern w:val="0"/>
          <w:sz w:val="21"/>
          <w:szCs w:val="22"/>
          <w:lang w:val="en-US" w:eastAsia="zh-CN" w:bidi="ar"/>
        </w:rPr>
        <w:t xml:space="preserve"> OpenCV </w:t>
      </w:r>
      <w:r>
        <w:rPr>
          <w:rFonts w:hint="eastAsia" w:ascii="Times New Roman" w:hAnsi="Times New Roman" w:eastAsia="宋体" w:cs="宋体"/>
          <w:kern w:val="0"/>
          <w:sz w:val="21"/>
          <w:szCs w:val="22"/>
          <w:lang w:val="en-US" w:eastAsia="zh-CN" w:bidi="ar"/>
        </w:rPr>
        <w:t>逐帧读取，并使用</w:t>
      </w:r>
      <w:r>
        <w:rPr>
          <w:rFonts w:hint="default" w:ascii="Times New Roman" w:hAnsi="Times New Roman" w:eastAsia="宋体" w:cs="Times New Roman"/>
          <w:kern w:val="0"/>
          <w:sz w:val="21"/>
          <w:szCs w:val="22"/>
          <w:lang w:val="en-US" w:eastAsia="zh-CN" w:bidi="ar"/>
        </w:rPr>
        <w:t xml:space="preserve"> MediaPipe Pose </w:t>
      </w:r>
      <w:r>
        <w:rPr>
          <w:rFonts w:hint="eastAsia" w:ascii="Times New Roman" w:hAnsi="Times New Roman" w:eastAsia="宋体" w:cs="宋体"/>
          <w:kern w:val="0"/>
          <w:sz w:val="21"/>
          <w:szCs w:val="22"/>
          <w:lang w:val="en-US" w:eastAsia="zh-CN" w:bidi="ar"/>
        </w:rPr>
        <w:t>对每一帧进行人体关键点检测。</w:t>
      </w:r>
    </w:p>
    <w:p w14:paraId="0DE5DF43">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每帧中</w:t>
      </w:r>
      <w:r>
        <w:rPr>
          <w:rFonts w:hint="default" w:ascii="Times New Roman" w:hAnsi="Times New Roman" w:eastAsia="宋体" w:cs="Times New Roman"/>
          <w:kern w:val="0"/>
          <w:sz w:val="21"/>
          <w:szCs w:val="22"/>
          <w:lang w:val="en-US" w:eastAsia="zh-CN" w:bidi="ar"/>
        </w:rPr>
        <w:t xml:space="preserve"> 33 </w:t>
      </w:r>
      <w:r>
        <w:rPr>
          <w:rFonts w:hint="eastAsia" w:ascii="Times New Roman" w:hAnsi="Times New Roman" w:eastAsia="宋体" w:cs="宋体"/>
          <w:kern w:val="0"/>
          <w:sz w:val="21"/>
          <w:szCs w:val="22"/>
          <w:lang w:val="en-US" w:eastAsia="zh-CN" w:bidi="ar"/>
        </w:rPr>
        <w:t>个关键点的</w:t>
      </w:r>
      <w:r>
        <w:rPr>
          <w:rFonts w:hint="default" w:ascii="Times New Roman" w:hAnsi="Times New Roman" w:eastAsia="宋体" w:cs="Times New Roman"/>
          <w:kern w:val="0"/>
          <w:sz w:val="21"/>
          <w:szCs w:val="22"/>
          <w:lang w:val="en-US" w:eastAsia="zh-CN" w:bidi="ar"/>
        </w:rPr>
        <w:t xml:space="preserve"> x</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y</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 xml:space="preserve">z </w:t>
      </w:r>
      <w:r>
        <w:rPr>
          <w:rFonts w:hint="eastAsia" w:ascii="Times New Roman" w:hAnsi="Times New Roman" w:eastAsia="宋体" w:cs="宋体"/>
          <w:kern w:val="0"/>
          <w:sz w:val="21"/>
          <w:szCs w:val="22"/>
          <w:lang w:val="en-US" w:eastAsia="zh-CN" w:bidi="ar"/>
        </w:rPr>
        <w:t>和</w:t>
      </w:r>
      <w:r>
        <w:rPr>
          <w:rFonts w:hint="default" w:ascii="Times New Roman" w:hAnsi="Times New Roman" w:eastAsia="宋体" w:cs="Times New Roman"/>
          <w:kern w:val="0"/>
          <w:sz w:val="21"/>
          <w:szCs w:val="22"/>
          <w:lang w:val="en-US" w:eastAsia="zh-CN" w:bidi="ar"/>
        </w:rPr>
        <w:t xml:space="preserve"> visibility </w:t>
      </w:r>
      <w:r>
        <w:rPr>
          <w:rFonts w:hint="eastAsia" w:ascii="Times New Roman" w:hAnsi="Times New Roman" w:eastAsia="宋体" w:cs="宋体"/>
          <w:kern w:val="0"/>
          <w:sz w:val="21"/>
          <w:szCs w:val="22"/>
          <w:lang w:val="en-US" w:eastAsia="zh-CN" w:bidi="ar"/>
        </w:rPr>
        <w:t>被展开为</w:t>
      </w:r>
      <w:r>
        <w:rPr>
          <w:rFonts w:hint="default" w:ascii="Times New Roman" w:hAnsi="Times New Roman" w:eastAsia="宋体" w:cs="Times New Roman"/>
          <w:kern w:val="0"/>
          <w:sz w:val="21"/>
          <w:szCs w:val="22"/>
          <w:lang w:val="en-US" w:eastAsia="zh-CN" w:bidi="ar"/>
        </w:rPr>
        <w:t xml:space="preserve"> 132 </w:t>
      </w:r>
      <w:r>
        <w:rPr>
          <w:rFonts w:hint="eastAsia" w:ascii="Times New Roman" w:hAnsi="Times New Roman" w:eastAsia="宋体" w:cs="宋体"/>
          <w:kern w:val="0"/>
          <w:sz w:val="21"/>
          <w:szCs w:val="22"/>
          <w:lang w:val="en-US" w:eastAsia="zh-CN" w:bidi="ar"/>
        </w:rPr>
        <w:t>维向量。对于未检测到人体的帧，程序使用全</w:t>
      </w:r>
      <w:r>
        <w:rPr>
          <w:rFonts w:hint="default" w:ascii="Times New Roman" w:hAnsi="Times New Roman" w:eastAsia="宋体" w:cs="Times New Roman"/>
          <w:kern w:val="0"/>
          <w:sz w:val="21"/>
          <w:szCs w:val="22"/>
          <w:lang w:val="en-US" w:eastAsia="zh-CN" w:bidi="ar"/>
        </w:rPr>
        <w:t xml:space="preserve"> 0 </w:t>
      </w:r>
      <w:r>
        <w:rPr>
          <w:rFonts w:hint="eastAsia" w:ascii="Times New Roman" w:hAnsi="Times New Roman" w:eastAsia="宋体" w:cs="宋体"/>
          <w:kern w:val="0"/>
          <w:sz w:val="21"/>
          <w:szCs w:val="22"/>
          <w:lang w:val="en-US" w:eastAsia="zh-CN" w:bidi="ar"/>
        </w:rPr>
        <w:t>向量进行填充。为了统一输入长度，不同长度的视频被重采样为</w:t>
      </w:r>
      <w:r>
        <w:rPr>
          <w:rFonts w:hint="default" w:ascii="Times New Roman" w:hAnsi="Times New Roman" w:eastAsia="宋体" w:cs="Times New Roman"/>
          <w:kern w:val="0"/>
          <w:sz w:val="21"/>
          <w:szCs w:val="22"/>
          <w:lang w:val="en-US" w:eastAsia="zh-CN" w:bidi="ar"/>
        </w:rPr>
        <w:t xml:space="preserve"> 30 </w:t>
      </w:r>
      <w:r>
        <w:rPr>
          <w:rFonts w:hint="eastAsia" w:ascii="Times New Roman" w:hAnsi="Times New Roman" w:eastAsia="宋体" w:cs="宋体"/>
          <w:kern w:val="0"/>
          <w:sz w:val="21"/>
          <w:szCs w:val="22"/>
          <w:lang w:val="en-US" w:eastAsia="zh-CN" w:bidi="ar"/>
        </w:rPr>
        <w:t>帧。预处理后单个样本的形状为</w:t>
      </w:r>
      <w:r>
        <w:rPr>
          <w:rFonts w:hint="default" w:ascii="Times New Roman" w:hAnsi="Times New Roman" w:eastAsia="宋体" w:cs="Times New Roman"/>
          <w:kern w:val="0"/>
          <w:sz w:val="21"/>
          <w:szCs w:val="22"/>
          <w:lang w:val="en-US" w:eastAsia="zh-CN" w:bidi="ar"/>
        </w:rPr>
        <w:t xml:space="preserve"> [30,132]</w:t>
      </w:r>
      <w:r>
        <w:rPr>
          <w:rFonts w:hint="eastAsia" w:ascii="Times New Roman" w:hAnsi="Times New Roman" w:eastAsia="宋体" w:cs="宋体"/>
          <w:kern w:val="0"/>
          <w:sz w:val="21"/>
          <w:szCs w:val="22"/>
          <w:lang w:val="en-US" w:eastAsia="zh-CN" w:bidi="ar"/>
        </w:rPr>
        <w:t>。</w:t>
      </w:r>
    </w:p>
    <w:p w14:paraId="5C236700">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为了减小人物大小、位置差异对识别结果的影响，预处理还进行了简单骨架归一化：以左右髋部中心作为原点，以左右肩部距离作为尺度，对</w:t>
      </w:r>
      <w:r>
        <w:rPr>
          <w:rFonts w:hint="default" w:ascii="Times New Roman" w:hAnsi="Times New Roman" w:eastAsia="宋体" w:cs="Times New Roman"/>
          <w:kern w:val="0"/>
          <w:sz w:val="21"/>
          <w:szCs w:val="22"/>
          <w:lang w:val="en-US" w:eastAsia="zh-CN" w:bidi="ar"/>
        </w:rPr>
        <w:t xml:space="preserve"> x</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y</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 xml:space="preserve">z </w:t>
      </w:r>
      <w:r>
        <w:rPr>
          <w:rFonts w:hint="eastAsia" w:ascii="Times New Roman" w:hAnsi="Times New Roman" w:eastAsia="宋体" w:cs="宋体"/>
          <w:kern w:val="0"/>
          <w:sz w:val="21"/>
          <w:szCs w:val="22"/>
          <w:lang w:val="en-US" w:eastAsia="zh-CN" w:bidi="ar"/>
        </w:rPr>
        <w:t>坐标进行平移和缩放。当肩宽接近</w:t>
      </w:r>
      <w:r>
        <w:rPr>
          <w:rFonts w:hint="default" w:ascii="Times New Roman" w:hAnsi="Times New Roman" w:eastAsia="宋体" w:cs="Times New Roman"/>
          <w:kern w:val="0"/>
          <w:sz w:val="21"/>
          <w:szCs w:val="22"/>
          <w:lang w:val="en-US" w:eastAsia="zh-CN" w:bidi="ar"/>
        </w:rPr>
        <w:t xml:space="preserve"> 0 </w:t>
      </w:r>
      <w:r>
        <w:rPr>
          <w:rFonts w:hint="eastAsia" w:ascii="Times New Roman" w:hAnsi="Times New Roman" w:eastAsia="宋体" w:cs="宋体"/>
          <w:kern w:val="0"/>
          <w:sz w:val="21"/>
          <w:szCs w:val="22"/>
          <w:lang w:val="en-US" w:eastAsia="zh-CN" w:bidi="ar"/>
        </w:rPr>
        <w:t>时，使用</w:t>
      </w:r>
      <w:r>
        <w:rPr>
          <w:rFonts w:hint="default" w:ascii="Times New Roman" w:hAnsi="Times New Roman" w:eastAsia="宋体" w:cs="Times New Roman"/>
          <w:kern w:val="0"/>
          <w:sz w:val="21"/>
          <w:szCs w:val="22"/>
          <w:lang w:val="en-US" w:eastAsia="zh-CN" w:bidi="ar"/>
        </w:rPr>
        <w:t xml:space="preserve"> 1.0 </w:t>
      </w:r>
      <w:r>
        <w:rPr>
          <w:rFonts w:hint="eastAsia" w:ascii="Times New Roman" w:hAnsi="Times New Roman" w:eastAsia="宋体" w:cs="宋体"/>
          <w:kern w:val="0"/>
          <w:sz w:val="21"/>
          <w:szCs w:val="22"/>
          <w:lang w:val="en-US" w:eastAsia="zh-CN" w:bidi="ar"/>
        </w:rPr>
        <w:t>避免除零。</w:t>
      </w:r>
    </w:p>
    <w:p w14:paraId="3B12F2E7">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由于课堂时间和本地运行环境限制，本次实验采用</w:t>
      </w:r>
      <w:r>
        <w:rPr>
          <w:rFonts w:hint="default" w:ascii="Times New Roman" w:hAnsi="Times New Roman" w:eastAsia="宋体" w:cs="Times New Roman"/>
          <w:kern w:val="0"/>
          <w:sz w:val="21"/>
          <w:szCs w:val="22"/>
          <w:lang w:val="en-US" w:eastAsia="zh-CN" w:bidi="ar"/>
        </w:rPr>
        <w:t xml:space="preserve"> demo_fast </w:t>
      </w:r>
      <w:r>
        <w:rPr>
          <w:rFonts w:hint="eastAsia" w:ascii="Times New Roman" w:hAnsi="Times New Roman" w:eastAsia="宋体" w:cs="宋体"/>
          <w:kern w:val="0"/>
          <w:sz w:val="21"/>
          <w:szCs w:val="22"/>
          <w:lang w:val="en-US" w:eastAsia="zh-CN" w:bidi="ar"/>
        </w:rPr>
        <w:t>模式，每类选取</w:t>
      </w:r>
      <w:r>
        <w:rPr>
          <w:rFonts w:hint="default" w:ascii="Times New Roman" w:hAnsi="Times New Roman" w:eastAsia="宋体" w:cs="Times New Roman"/>
          <w:kern w:val="0"/>
          <w:sz w:val="21"/>
          <w:szCs w:val="22"/>
          <w:lang w:val="en-US" w:eastAsia="zh-CN" w:bidi="ar"/>
        </w:rPr>
        <w:t xml:space="preserve"> 5 </w:t>
      </w:r>
      <w:r>
        <w:rPr>
          <w:rFonts w:hint="eastAsia" w:ascii="Times New Roman" w:hAnsi="Times New Roman" w:eastAsia="宋体" w:cs="宋体"/>
          <w:kern w:val="0"/>
          <w:sz w:val="21"/>
          <w:szCs w:val="22"/>
          <w:lang w:val="en-US" w:eastAsia="zh-CN" w:bidi="ar"/>
        </w:rPr>
        <w:t>个视频，共</w:t>
      </w:r>
      <w:r>
        <w:rPr>
          <w:rFonts w:hint="default" w:ascii="Times New Roman" w:hAnsi="Times New Roman" w:eastAsia="宋体" w:cs="Times New Roman"/>
          <w:kern w:val="0"/>
          <w:sz w:val="21"/>
          <w:szCs w:val="22"/>
          <w:lang w:val="en-US" w:eastAsia="zh-CN" w:bidi="ar"/>
        </w:rPr>
        <w:t xml:space="preserve"> 30 </w:t>
      </w:r>
      <w:r>
        <w:rPr>
          <w:rFonts w:hint="eastAsia" w:ascii="Times New Roman" w:hAnsi="Times New Roman" w:eastAsia="宋体" w:cs="宋体"/>
          <w:kern w:val="0"/>
          <w:sz w:val="21"/>
          <w:szCs w:val="22"/>
          <w:lang w:val="en-US" w:eastAsia="zh-CN" w:bidi="ar"/>
        </w:rPr>
        <w:t>个样本，用于验证从视频读取到模型推理的完整流程。</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314"/>
        <w:gridCol w:w="4208"/>
      </w:tblGrid>
      <w:tr w14:paraId="71E44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5FD47E6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项目</w:t>
            </w:r>
          </w:p>
        </w:tc>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63F49D6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结果</w:t>
            </w:r>
          </w:p>
        </w:tc>
      </w:tr>
      <w:tr w14:paraId="6408A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6CC1E1C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target_frames</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4180199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30</w:t>
            </w:r>
          </w:p>
        </w:tc>
      </w:tr>
      <w:tr w14:paraId="2AE5F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0F916D1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成功样本数</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62D0C5A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30</w:t>
            </w:r>
          </w:p>
        </w:tc>
      </w:tr>
      <w:tr w14:paraId="1C2D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7BAFCAA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失败样本数</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187EFF0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w:t>
            </w:r>
          </w:p>
        </w:tc>
      </w:tr>
      <w:tr w14:paraId="79C4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7AAAA4C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X_train.npy</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6BF732C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[24, 30, 132]</w:t>
            </w:r>
          </w:p>
        </w:tc>
      </w:tr>
      <w:tr w14:paraId="4D14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0D54360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y_train.npy</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01422C7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[24]</w:t>
            </w:r>
          </w:p>
        </w:tc>
      </w:tr>
      <w:tr w14:paraId="3E64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113F566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X_test.npy</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43CA627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[6, 30, 132]</w:t>
            </w:r>
          </w:p>
        </w:tc>
      </w:tr>
      <w:tr w14:paraId="1C4D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28E800D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y_test.npy</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3226F45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[6]</w:t>
            </w:r>
          </w:p>
        </w:tc>
      </w:tr>
      <w:tr w14:paraId="02817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1AA9214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低检测率视频数量</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16CC2D70">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4</w:t>
            </w:r>
          </w:p>
        </w:tc>
      </w:tr>
    </w:tbl>
    <w:p w14:paraId="53BB3DF6">
      <w:pPr>
        <w:keepNext w:val="0"/>
        <w:keepLines w:val="0"/>
        <w:widowControl/>
        <w:suppressLineNumbers w:val="0"/>
        <w:spacing w:before="0" w:beforeAutospacing="0" w:after="200" w:afterAutospacing="0" w:line="276" w:lineRule="auto"/>
        <w:ind w:left="0" w:right="0"/>
        <w:jc w:val="left"/>
        <w:rPr>
          <w:lang w:val="en-US"/>
        </w:rPr>
      </w:pPr>
    </w:p>
    <w:p w14:paraId="5BEE7D54">
      <w:pPr>
        <w:keepNext w:val="0"/>
        <w:keepLines w:val="0"/>
        <w:widowControl/>
        <w:suppressLineNumbers w:val="0"/>
        <w:spacing w:before="0" w:beforeAutospacing="0" w:after="200" w:afterAutospacing="0" w:line="276" w:lineRule="auto"/>
        <w:ind w:left="0" w:right="0"/>
        <w:jc w:val="left"/>
        <w:rPr>
          <w:lang w:val="en-US"/>
        </w:rPr>
      </w:pPr>
      <w:r>
        <w:drawing>
          <wp:inline distT="0" distB="0" distL="114300" distR="114300">
            <wp:extent cx="3009900" cy="2692400"/>
            <wp:effectExtent l="0" t="0" r="3175" b="6985"/>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7"/>
                    <a:stretch>
                      <a:fillRect/>
                    </a:stretch>
                  </pic:blipFill>
                  <pic:spPr>
                    <a:xfrm>
                      <a:off x="0" y="0"/>
                      <a:ext cx="3009900" cy="2692400"/>
                    </a:xfrm>
                    <a:prstGeom prst="rect">
                      <a:avLst/>
                    </a:prstGeom>
                    <a:noFill/>
                    <a:ln>
                      <a:noFill/>
                    </a:ln>
                  </pic:spPr>
                </pic:pic>
              </a:graphicData>
            </a:graphic>
          </wp:inline>
        </w:drawing>
      </w:r>
    </w:p>
    <w:p w14:paraId="58C7DE53">
      <w:pPr>
        <w:pStyle w:val="2"/>
        <w:widowControl/>
        <w:rPr>
          <w:lang w:val="en-US"/>
        </w:rPr>
      </w:pPr>
      <w:r>
        <w:rPr>
          <w:rFonts w:hint="eastAsia" w:ascii="Times New Roman" w:hAnsi="Times New Roman" w:eastAsia="宋体" w:cs="Times New Roman"/>
          <w:lang w:val="en-US"/>
        </w:rPr>
        <w:t>六、模型设计与训练设置</w:t>
      </w:r>
    </w:p>
    <w:p w14:paraId="6D681547">
      <w:pPr>
        <w:pStyle w:val="3"/>
        <w:widowControl/>
        <w:rPr>
          <w:lang w:val="en-US"/>
        </w:rPr>
      </w:pPr>
      <w:r>
        <w:rPr>
          <w:rFonts w:hint="default" w:ascii="Times New Roman" w:hAnsi="Times New Roman" w:eastAsia="宋体" w:cs="Times New Roman"/>
          <w:lang w:val="en-US"/>
        </w:rPr>
        <w:t xml:space="preserve">6.1 </w:t>
      </w:r>
      <w:r>
        <w:rPr>
          <w:rFonts w:hint="eastAsia" w:ascii="Times New Roman" w:hAnsi="Times New Roman" w:eastAsia="宋体" w:cs="Times New Roman"/>
          <w:lang w:val="en-US"/>
        </w:rPr>
        <w:t>模型参数</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270"/>
        <w:gridCol w:w="1702"/>
        <w:gridCol w:w="3972"/>
      </w:tblGrid>
      <w:tr w14:paraId="00A4B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color="auto" w:fill="D9EAF7"/>
            <w:vAlign w:val="center"/>
          </w:tcPr>
          <w:p w14:paraId="49EA048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参数</w:t>
            </w:r>
          </w:p>
        </w:tc>
        <w:tc>
          <w:tcPr>
            <w:tcW w:w="1702" w:type="dxa"/>
            <w:tcBorders>
              <w:top w:val="single" w:color="auto" w:sz="4" w:space="0"/>
              <w:left w:val="single" w:color="auto" w:sz="4" w:space="0"/>
              <w:bottom w:val="single" w:color="auto" w:sz="4" w:space="0"/>
              <w:right w:val="single" w:color="auto" w:sz="4" w:space="0"/>
            </w:tcBorders>
            <w:shd w:val="clear" w:color="auto" w:fill="D9EAF7"/>
            <w:vAlign w:val="center"/>
          </w:tcPr>
          <w:p w14:paraId="6D219AC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取值</w:t>
            </w:r>
          </w:p>
        </w:tc>
        <w:tc>
          <w:tcPr>
            <w:tcW w:w="3972" w:type="dxa"/>
            <w:tcBorders>
              <w:top w:val="single" w:color="auto" w:sz="4" w:space="0"/>
              <w:left w:val="single" w:color="auto" w:sz="4" w:space="0"/>
              <w:bottom w:val="single" w:color="auto" w:sz="4" w:space="0"/>
              <w:right w:val="single" w:color="auto" w:sz="4" w:space="0"/>
            </w:tcBorders>
            <w:shd w:val="clear" w:color="auto" w:fill="D9EAF7"/>
            <w:vAlign w:val="center"/>
          </w:tcPr>
          <w:p w14:paraId="0FDD45B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说明</w:t>
            </w:r>
          </w:p>
        </w:tc>
      </w:tr>
      <w:tr w14:paraId="12EE2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6934962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input_dim</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4F0E114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132</w:t>
            </w:r>
          </w:p>
        </w:tc>
        <w:tc>
          <w:tcPr>
            <w:tcW w:w="3972" w:type="dxa"/>
            <w:tcBorders>
              <w:top w:val="single" w:color="auto" w:sz="4" w:space="0"/>
              <w:left w:val="single" w:color="auto" w:sz="4" w:space="0"/>
              <w:bottom w:val="single" w:color="auto" w:sz="4" w:space="0"/>
              <w:right w:val="single" w:color="auto" w:sz="4" w:space="0"/>
            </w:tcBorders>
            <w:shd w:val="clear"/>
            <w:vAlign w:val="center"/>
          </w:tcPr>
          <w:p w14:paraId="409DFC0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每帧骨架特征维度</w:t>
            </w:r>
          </w:p>
        </w:tc>
      </w:tr>
      <w:tr w14:paraId="1193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09DB249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target_frames</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2D00375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30</w:t>
            </w:r>
          </w:p>
        </w:tc>
        <w:tc>
          <w:tcPr>
            <w:tcW w:w="3972" w:type="dxa"/>
            <w:tcBorders>
              <w:top w:val="single" w:color="auto" w:sz="4" w:space="0"/>
              <w:left w:val="single" w:color="auto" w:sz="4" w:space="0"/>
              <w:bottom w:val="single" w:color="auto" w:sz="4" w:space="0"/>
              <w:right w:val="single" w:color="auto" w:sz="4" w:space="0"/>
            </w:tcBorders>
            <w:shd w:val="clear"/>
            <w:vAlign w:val="center"/>
          </w:tcPr>
          <w:p w14:paraId="453C2600">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每段视频统一帧数</w:t>
            </w:r>
          </w:p>
        </w:tc>
      </w:tr>
      <w:tr w14:paraId="592A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4295A74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d_model</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074BDA4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128</w:t>
            </w:r>
          </w:p>
        </w:tc>
        <w:tc>
          <w:tcPr>
            <w:tcW w:w="3972" w:type="dxa"/>
            <w:tcBorders>
              <w:top w:val="single" w:color="auto" w:sz="4" w:space="0"/>
              <w:left w:val="single" w:color="auto" w:sz="4" w:space="0"/>
              <w:bottom w:val="single" w:color="auto" w:sz="4" w:space="0"/>
              <w:right w:val="single" w:color="auto" w:sz="4" w:space="0"/>
            </w:tcBorders>
            <w:shd w:val="clear"/>
            <w:vAlign w:val="center"/>
          </w:tcPr>
          <w:p w14:paraId="2EB3278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 xml:space="preserve">Transformer </w:t>
            </w:r>
            <w:r>
              <w:rPr>
                <w:rFonts w:hint="eastAsia" w:ascii="Times New Roman" w:hAnsi="Times New Roman" w:eastAsia="宋体" w:cs="宋体"/>
                <w:kern w:val="0"/>
                <w:sz w:val="20"/>
                <w:szCs w:val="22"/>
                <w:bdr w:val="none" w:color="auto" w:sz="0" w:space="0"/>
                <w:lang w:val="en-US" w:eastAsia="zh-CN" w:bidi="ar"/>
              </w:rPr>
              <w:t>主维度</w:t>
            </w:r>
          </w:p>
        </w:tc>
      </w:tr>
      <w:tr w14:paraId="4BBA3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5A97F3B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nhead</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38A4505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4</w:t>
            </w:r>
          </w:p>
        </w:tc>
        <w:tc>
          <w:tcPr>
            <w:tcW w:w="3972" w:type="dxa"/>
            <w:tcBorders>
              <w:top w:val="single" w:color="auto" w:sz="4" w:space="0"/>
              <w:left w:val="single" w:color="auto" w:sz="4" w:space="0"/>
              <w:bottom w:val="single" w:color="auto" w:sz="4" w:space="0"/>
              <w:right w:val="single" w:color="auto" w:sz="4" w:space="0"/>
            </w:tcBorders>
            <w:shd w:val="clear"/>
            <w:vAlign w:val="center"/>
          </w:tcPr>
          <w:p w14:paraId="4548092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多头注意力</w:t>
            </w:r>
            <w:r>
              <w:rPr>
                <w:rFonts w:hint="default" w:ascii="Times New Roman" w:hAnsi="Times New Roman" w:eastAsia="宋体" w:cs="Times New Roman"/>
                <w:kern w:val="0"/>
                <w:sz w:val="20"/>
                <w:szCs w:val="22"/>
                <w:bdr w:val="none" w:color="auto" w:sz="0" w:space="0"/>
                <w:lang w:val="en-US" w:eastAsia="zh-CN" w:bidi="ar"/>
              </w:rPr>
              <w:t xml:space="preserve"> head </w:t>
            </w:r>
            <w:r>
              <w:rPr>
                <w:rFonts w:hint="eastAsia" w:ascii="Times New Roman" w:hAnsi="Times New Roman" w:eastAsia="宋体" w:cs="宋体"/>
                <w:kern w:val="0"/>
                <w:sz w:val="20"/>
                <w:szCs w:val="22"/>
                <w:bdr w:val="none" w:color="auto" w:sz="0" w:space="0"/>
                <w:lang w:val="en-US" w:eastAsia="zh-CN" w:bidi="ar"/>
              </w:rPr>
              <w:t>数</w:t>
            </w:r>
          </w:p>
        </w:tc>
      </w:tr>
      <w:tr w14:paraId="5BF7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32D5792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num_layers</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2CAFD60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2</w:t>
            </w:r>
          </w:p>
        </w:tc>
        <w:tc>
          <w:tcPr>
            <w:tcW w:w="3972" w:type="dxa"/>
            <w:tcBorders>
              <w:top w:val="single" w:color="auto" w:sz="4" w:space="0"/>
              <w:left w:val="single" w:color="auto" w:sz="4" w:space="0"/>
              <w:bottom w:val="single" w:color="auto" w:sz="4" w:space="0"/>
              <w:right w:val="single" w:color="auto" w:sz="4" w:space="0"/>
            </w:tcBorders>
            <w:shd w:val="clear"/>
            <w:vAlign w:val="center"/>
          </w:tcPr>
          <w:p w14:paraId="7A865DA0">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 xml:space="preserve">Transformer Encoder </w:t>
            </w:r>
            <w:r>
              <w:rPr>
                <w:rFonts w:hint="eastAsia" w:ascii="Times New Roman" w:hAnsi="Times New Roman" w:eastAsia="宋体" w:cs="宋体"/>
                <w:kern w:val="0"/>
                <w:sz w:val="20"/>
                <w:szCs w:val="22"/>
                <w:bdr w:val="none" w:color="auto" w:sz="0" w:space="0"/>
                <w:lang w:val="en-US" w:eastAsia="zh-CN" w:bidi="ar"/>
              </w:rPr>
              <w:t>层数</w:t>
            </w:r>
          </w:p>
        </w:tc>
      </w:tr>
      <w:tr w14:paraId="14FF2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2A63B77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dim_feedforward</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078342E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256</w:t>
            </w:r>
          </w:p>
        </w:tc>
        <w:tc>
          <w:tcPr>
            <w:tcW w:w="3972" w:type="dxa"/>
            <w:tcBorders>
              <w:top w:val="single" w:color="auto" w:sz="4" w:space="0"/>
              <w:left w:val="single" w:color="auto" w:sz="4" w:space="0"/>
              <w:bottom w:val="single" w:color="auto" w:sz="4" w:space="0"/>
              <w:right w:val="single" w:color="auto" w:sz="4" w:space="0"/>
            </w:tcBorders>
            <w:shd w:val="clear"/>
            <w:vAlign w:val="center"/>
          </w:tcPr>
          <w:p w14:paraId="7D56D4F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前馈网络中间层维度</w:t>
            </w:r>
          </w:p>
        </w:tc>
      </w:tr>
      <w:tr w14:paraId="6E9D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53970D1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num_classes</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5F84FAA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6</w:t>
            </w:r>
          </w:p>
        </w:tc>
        <w:tc>
          <w:tcPr>
            <w:tcW w:w="3972" w:type="dxa"/>
            <w:tcBorders>
              <w:top w:val="single" w:color="auto" w:sz="4" w:space="0"/>
              <w:left w:val="single" w:color="auto" w:sz="4" w:space="0"/>
              <w:bottom w:val="single" w:color="auto" w:sz="4" w:space="0"/>
              <w:right w:val="single" w:color="auto" w:sz="4" w:space="0"/>
            </w:tcBorders>
            <w:shd w:val="clear"/>
            <w:vAlign w:val="center"/>
          </w:tcPr>
          <w:p w14:paraId="114A34F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羽毛球击球动作类别数</w:t>
            </w:r>
          </w:p>
        </w:tc>
      </w:tr>
      <w:tr w14:paraId="6AAF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71754A4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dropout</w:t>
            </w:r>
          </w:p>
        </w:tc>
        <w:tc>
          <w:tcPr>
            <w:tcW w:w="1702" w:type="dxa"/>
            <w:tcBorders>
              <w:top w:val="single" w:color="auto" w:sz="4" w:space="0"/>
              <w:left w:val="single" w:color="auto" w:sz="4" w:space="0"/>
              <w:bottom w:val="single" w:color="auto" w:sz="4" w:space="0"/>
              <w:right w:val="single" w:color="auto" w:sz="4" w:space="0"/>
            </w:tcBorders>
            <w:shd w:val="clear"/>
            <w:vAlign w:val="center"/>
          </w:tcPr>
          <w:p w14:paraId="0D3D68A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0.1</w:t>
            </w:r>
          </w:p>
        </w:tc>
        <w:tc>
          <w:tcPr>
            <w:tcW w:w="3972" w:type="dxa"/>
            <w:tcBorders>
              <w:top w:val="single" w:color="auto" w:sz="4" w:space="0"/>
              <w:left w:val="single" w:color="auto" w:sz="4" w:space="0"/>
              <w:bottom w:val="single" w:color="auto" w:sz="4" w:space="0"/>
              <w:right w:val="single" w:color="auto" w:sz="4" w:space="0"/>
            </w:tcBorders>
            <w:shd w:val="clear"/>
            <w:vAlign w:val="center"/>
          </w:tcPr>
          <w:p w14:paraId="3A27EE0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防止过拟合</w:t>
            </w:r>
          </w:p>
        </w:tc>
      </w:tr>
    </w:tbl>
    <w:p w14:paraId="333361A9">
      <w:pPr>
        <w:keepNext w:val="0"/>
        <w:keepLines w:val="0"/>
        <w:widowControl/>
        <w:suppressLineNumbers w:val="0"/>
        <w:spacing w:before="0" w:beforeAutospacing="0" w:after="200" w:afterAutospacing="0" w:line="276" w:lineRule="auto"/>
        <w:ind w:left="0" w:right="0"/>
        <w:jc w:val="left"/>
        <w:rPr>
          <w:lang w:val="en-US"/>
        </w:rPr>
      </w:pPr>
    </w:p>
    <w:p w14:paraId="3AB70572">
      <w:pPr>
        <w:pStyle w:val="3"/>
        <w:widowControl/>
        <w:rPr>
          <w:lang w:val="en-US"/>
        </w:rPr>
      </w:pPr>
      <w:r>
        <w:rPr>
          <w:rFonts w:hint="default" w:ascii="Times New Roman" w:hAnsi="Times New Roman" w:eastAsia="宋体" w:cs="Times New Roman"/>
          <w:lang w:val="en-US"/>
        </w:rPr>
        <w:t xml:space="preserve">6.2 </w:t>
      </w:r>
      <w:r>
        <w:rPr>
          <w:rFonts w:hint="eastAsia" w:ascii="Times New Roman" w:hAnsi="Times New Roman" w:eastAsia="宋体" w:cs="Times New Roman"/>
          <w:lang w:val="en-US"/>
        </w:rPr>
        <w:t>训练设置</w:t>
      </w:r>
    </w:p>
    <w:p w14:paraId="7AB08EA7">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训练阶段使用</w:t>
      </w:r>
      <w:r>
        <w:rPr>
          <w:rFonts w:hint="default" w:ascii="Times New Roman" w:hAnsi="Times New Roman" w:eastAsia="宋体" w:cs="Times New Roman"/>
          <w:kern w:val="0"/>
          <w:sz w:val="21"/>
          <w:szCs w:val="22"/>
          <w:lang w:val="en-US" w:eastAsia="zh-CN" w:bidi="ar"/>
        </w:rPr>
        <w:t xml:space="preserve"> CrossEntropyLoss </w:t>
      </w:r>
      <w:r>
        <w:rPr>
          <w:rFonts w:hint="eastAsia" w:ascii="Times New Roman" w:hAnsi="Times New Roman" w:eastAsia="宋体" w:cs="宋体"/>
          <w:kern w:val="0"/>
          <w:sz w:val="21"/>
          <w:szCs w:val="22"/>
          <w:lang w:val="en-US" w:eastAsia="zh-CN" w:bidi="ar"/>
        </w:rPr>
        <w:t>作为多类别分类损失函数，使用</w:t>
      </w:r>
      <w:r>
        <w:rPr>
          <w:rFonts w:hint="default" w:ascii="Times New Roman" w:hAnsi="Times New Roman" w:eastAsia="宋体" w:cs="Times New Roman"/>
          <w:kern w:val="0"/>
          <w:sz w:val="21"/>
          <w:szCs w:val="22"/>
          <w:lang w:val="en-US" w:eastAsia="zh-CN" w:bidi="ar"/>
        </w:rPr>
        <w:t xml:space="preserve"> Adam </w:t>
      </w:r>
      <w:r>
        <w:rPr>
          <w:rFonts w:hint="eastAsia" w:ascii="Times New Roman" w:hAnsi="Times New Roman" w:eastAsia="宋体" w:cs="宋体"/>
          <w:kern w:val="0"/>
          <w:sz w:val="21"/>
          <w:szCs w:val="22"/>
          <w:lang w:val="en-US" w:eastAsia="zh-CN" w:bidi="ar"/>
        </w:rPr>
        <w:t>优化器更新模型参数。由于本次为快速验证实验，训练轮数设置为</w:t>
      </w:r>
      <w:r>
        <w:rPr>
          <w:rFonts w:hint="default" w:ascii="Times New Roman" w:hAnsi="Times New Roman" w:eastAsia="宋体" w:cs="Times New Roman"/>
          <w:kern w:val="0"/>
          <w:sz w:val="21"/>
          <w:szCs w:val="22"/>
          <w:lang w:val="en-US" w:eastAsia="zh-CN" w:bidi="ar"/>
        </w:rPr>
        <w:t xml:space="preserve"> 5</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 xml:space="preserve">batch size </w:t>
      </w:r>
      <w:r>
        <w:rPr>
          <w:rFonts w:hint="eastAsia" w:ascii="Times New Roman" w:hAnsi="Times New Roman" w:eastAsia="宋体" w:cs="宋体"/>
          <w:kern w:val="0"/>
          <w:sz w:val="21"/>
          <w:szCs w:val="22"/>
          <w:lang w:val="en-US" w:eastAsia="zh-CN" w:bidi="ar"/>
        </w:rPr>
        <w:t>设置为</w:t>
      </w:r>
      <w:r>
        <w:rPr>
          <w:rFonts w:hint="default" w:ascii="Times New Roman" w:hAnsi="Times New Roman" w:eastAsia="宋体" w:cs="Times New Roman"/>
          <w:kern w:val="0"/>
          <w:sz w:val="21"/>
          <w:szCs w:val="22"/>
          <w:lang w:val="en-US" w:eastAsia="zh-CN" w:bidi="ar"/>
        </w:rPr>
        <w:t xml:space="preserve"> 8</w:t>
      </w:r>
      <w:r>
        <w:rPr>
          <w:rFonts w:hint="eastAsia" w:ascii="Times New Roman" w:hAnsi="Times New Roman" w:eastAsia="宋体" w:cs="宋体"/>
          <w:kern w:val="0"/>
          <w:sz w:val="21"/>
          <w:szCs w:val="22"/>
          <w:lang w:val="en-US" w:eastAsia="zh-CN" w:bidi="ar"/>
        </w:rPr>
        <w:t>，设备为</w:t>
      </w:r>
      <w:r>
        <w:rPr>
          <w:rFonts w:hint="default" w:ascii="Times New Roman" w:hAnsi="Times New Roman" w:eastAsia="宋体" w:cs="Times New Roman"/>
          <w:kern w:val="0"/>
          <w:sz w:val="21"/>
          <w:szCs w:val="22"/>
          <w:lang w:val="en-US" w:eastAsia="zh-CN" w:bidi="ar"/>
        </w:rPr>
        <w:t xml:space="preserve"> CPU</w:t>
      </w:r>
      <w:r>
        <w:rPr>
          <w:rFonts w:hint="eastAsia" w:ascii="Times New Roman" w:hAnsi="Times New Roman" w:eastAsia="宋体" w:cs="宋体"/>
          <w:kern w:val="0"/>
          <w:sz w:val="21"/>
          <w:szCs w:val="22"/>
          <w:lang w:val="en-US" w:eastAsia="zh-CN" w:bidi="ar"/>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190"/>
        <w:gridCol w:w="4332"/>
      </w:tblGrid>
      <w:tr w14:paraId="08D0D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584E29E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项目</w:t>
            </w:r>
          </w:p>
        </w:tc>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3ABF1E0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设置</w:t>
            </w:r>
          </w:p>
        </w:tc>
      </w:tr>
      <w:tr w14:paraId="57C10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0958573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损失函数</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00BECC8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CrossEntropyLoss</w:t>
            </w:r>
          </w:p>
        </w:tc>
      </w:tr>
      <w:tr w14:paraId="1AB95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016C4C5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优化器</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5733178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Adam</w:t>
            </w:r>
          </w:p>
        </w:tc>
      </w:tr>
      <w:tr w14:paraId="2BCD2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2A811C6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学习率</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432D534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0.001</w:t>
            </w:r>
          </w:p>
        </w:tc>
      </w:tr>
      <w:tr w14:paraId="6D7A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36B1922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batch size</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5F0CB08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8</w:t>
            </w:r>
          </w:p>
        </w:tc>
      </w:tr>
      <w:tr w14:paraId="4278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2F1AC71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epochs</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35FE697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5</w:t>
            </w:r>
          </w:p>
        </w:tc>
      </w:tr>
      <w:tr w14:paraId="3EE5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24710AA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device</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3031DA7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CPU</w:t>
            </w:r>
          </w:p>
        </w:tc>
      </w:tr>
    </w:tbl>
    <w:p w14:paraId="335818ED">
      <w:pPr>
        <w:keepNext w:val="0"/>
        <w:keepLines w:val="0"/>
        <w:widowControl/>
        <w:suppressLineNumbers w:val="0"/>
        <w:spacing w:before="0" w:beforeAutospacing="0" w:after="200" w:afterAutospacing="0" w:line="276" w:lineRule="auto"/>
        <w:ind w:left="0" w:right="0"/>
        <w:jc w:val="left"/>
        <w:rPr>
          <w:lang w:val="en-US"/>
        </w:rPr>
      </w:pPr>
    </w:p>
    <w:p w14:paraId="0AC8F689">
      <w:pPr>
        <w:pStyle w:val="3"/>
        <w:widowControl/>
        <w:rPr>
          <w:lang w:val="en-US"/>
        </w:rPr>
      </w:pPr>
      <w:r>
        <w:rPr>
          <w:rFonts w:hint="default" w:ascii="Times New Roman" w:hAnsi="Times New Roman" w:eastAsia="宋体" w:cs="Times New Roman"/>
          <w:lang w:val="en-US"/>
        </w:rPr>
        <w:t xml:space="preserve">6.3 </w:t>
      </w:r>
      <w:r>
        <w:rPr>
          <w:rFonts w:hint="eastAsia" w:ascii="Times New Roman" w:hAnsi="Times New Roman" w:eastAsia="宋体" w:cs="Times New Roman"/>
          <w:lang w:val="en-US"/>
        </w:rPr>
        <w:t>训练结果</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299"/>
        <w:gridCol w:w="4223"/>
      </w:tblGrid>
      <w:tr w14:paraId="4442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76DF6E9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项目</w:t>
            </w:r>
          </w:p>
        </w:tc>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3561B7B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结果</w:t>
            </w:r>
          </w:p>
        </w:tc>
      </w:tr>
      <w:tr w14:paraId="2FB7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65F2BF3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X_train shape</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08E5CAB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[24, 30, 132]</w:t>
            </w:r>
          </w:p>
        </w:tc>
      </w:tr>
      <w:tr w14:paraId="3D659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3BB6D65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X_test shape</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76966F3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[6, 30, 132]</w:t>
            </w:r>
          </w:p>
        </w:tc>
      </w:tr>
      <w:tr w14:paraId="3FDC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6C6485E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best_epoch</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49EB67B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w:t>
            </w:r>
          </w:p>
        </w:tc>
      </w:tr>
      <w:tr w14:paraId="4C57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38233CA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best_test_acc</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2002B89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0.3333</w:t>
            </w:r>
          </w:p>
        </w:tc>
      </w:tr>
    </w:tbl>
    <w:p w14:paraId="6C56CD1C">
      <w:pPr>
        <w:keepNext w:val="0"/>
        <w:keepLines w:val="0"/>
        <w:widowControl/>
        <w:suppressLineNumbers w:val="0"/>
        <w:spacing w:before="0" w:beforeAutospacing="0" w:after="200" w:afterAutospacing="0" w:line="276" w:lineRule="auto"/>
        <w:ind w:left="0" w:right="0"/>
        <w:jc w:val="left"/>
        <w:rPr>
          <w:lang w:val="en-US"/>
        </w:rPr>
      </w:pPr>
    </w:p>
    <w:p w14:paraId="0D784F21">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从训练曲线可以看到，训练集</w:t>
      </w:r>
      <w:r>
        <w:rPr>
          <w:rFonts w:hint="default" w:ascii="Times New Roman" w:hAnsi="Times New Roman" w:eastAsia="宋体" w:cs="Times New Roman"/>
          <w:kern w:val="0"/>
          <w:sz w:val="21"/>
          <w:szCs w:val="22"/>
          <w:lang w:val="en-US" w:eastAsia="zh-CN" w:bidi="ar"/>
        </w:rPr>
        <w:t xml:space="preserve"> loss </w:t>
      </w:r>
      <w:r>
        <w:rPr>
          <w:rFonts w:hint="eastAsia" w:ascii="Times New Roman" w:hAnsi="Times New Roman" w:eastAsia="宋体" w:cs="宋体"/>
          <w:kern w:val="0"/>
          <w:sz w:val="21"/>
          <w:szCs w:val="22"/>
          <w:lang w:val="en-US" w:eastAsia="zh-CN" w:bidi="ar"/>
        </w:rPr>
        <w:t>随</w:t>
      </w:r>
      <w:r>
        <w:rPr>
          <w:rFonts w:hint="default" w:ascii="Times New Roman" w:hAnsi="Times New Roman" w:eastAsia="宋体" w:cs="Times New Roman"/>
          <w:kern w:val="0"/>
          <w:sz w:val="21"/>
          <w:szCs w:val="22"/>
          <w:lang w:val="en-US" w:eastAsia="zh-CN" w:bidi="ar"/>
        </w:rPr>
        <w:t xml:space="preserve"> epoch </w:t>
      </w:r>
      <w:r>
        <w:rPr>
          <w:rFonts w:hint="eastAsia" w:ascii="Times New Roman" w:hAnsi="Times New Roman" w:eastAsia="宋体" w:cs="宋体"/>
          <w:kern w:val="0"/>
          <w:sz w:val="21"/>
          <w:szCs w:val="22"/>
          <w:lang w:val="en-US" w:eastAsia="zh-CN" w:bidi="ar"/>
        </w:rPr>
        <w:t>增加逐渐下降，训练准确率有所上升；但测试集</w:t>
      </w:r>
      <w:r>
        <w:rPr>
          <w:rFonts w:hint="default" w:ascii="Times New Roman" w:hAnsi="Times New Roman" w:eastAsia="宋体" w:cs="Times New Roman"/>
          <w:kern w:val="0"/>
          <w:sz w:val="21"/>
          <w:szCs w:val="22"/>
          <w:lang w:val="en-US" w:eastAsia="zh-CN" w:bidi="ar"/>
        </w:rPr>
        <w:t xml:space="preserve"> loss </w:t>
      </w:r>
      <w:r>
        <w:rPr>
          <w:rFonts w:hint="eastAsia" w:ascii="Times New Roman" w:hAnsi="Times New Roman" w:eastAsia="宋体" w:cs="宋体"/>
          <w:kern w:val="0"/>
          <w:sz w:val="21"/>
          <w:szCs w:val="22"/>
          <w:lang w:val="en-US" w:eastAsia="zh-CN" w:bidi="ar"/>
        </w:rPr>
        <w:t>未下降，测试准确率波动较大。这说明在</w:t>
      </w:r>
      <w:r>
        <w:rPr>
          <w:rFonts w:hint="default" w:ascii="Times New Roman" w:hAnsi="Times New Roman" w:eastAsia="宋体" w:cs="Times New Roman"/>
          <w:kern w:val="0"/>
          <w:sz w:val="21"/>
          <w:szCs w:val="22"/>
          <w:lang w:val="en-US" w:eastAsia="zh-CN" w:bidi="ar"/>
        </w:rPr>
        <w:t xml:space="preserve"> demo_fast </w:t>
      </w:r>
      <w:r>
        <w:rPr>
          <w:rFonts w:hint="eastAsia" w:ascii="Times New Roman" w:hAnsi="Times New Roman" w:eastAsia="宋体" w:cs="宋体"/>
          <w:kern w:val="0"/>
          <w:sz w:val="21"/>
          <w:szCs w:val="22"/>
          <w:lang w:val="en-US" w:eastAsia="zh-CN" w:bidi="ar"/>
        </w:rPr>
        <w:t>模式下样本数量较少，模型容易出现过拟合，测试结果仅用于说明流程已跑通。</w:t>
      </w:r>
    </w:p>
    <w:p w14:paraId="39B1982B">
      <w:pPr>
        <w:keepNext w:val="0"/>
        <w:keepLines w:val="0"/>
        <w:widowControl/>
        <w:suppressLineNumbers w:val="0"/>
        <w:spacing w:before="0" w:beforeAutospacing="0" w:after="200" w:afterAutospacing="0" w:line="276" w:lineRule="auto"/>
        <w:ind w:left="0" w:right="0"/>
        <w:jc w:val="left"/>
        <w:rPr>
          <w:lang w:val="en-US"/>
        </w:rPr>
      </w:pPr>
      <w:r>
        <w:drawing>
          <wp:inline distT="0" distB="0" distL="114300" distR="114300">
            <wp:extent cx="5273040" cy="2536190"/>
            <wp:effectExtent l="0" t="0" r="1905" b="635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8"/>
                    <a:stretch>
                      <a:fillRect/>
                    </a:stretch>
                  </pic:blipFill>
                  <pic:spPr>
                    <a:xfrm>
                      <a:off x="0" y="0"/>
                      <a:ext cx="5273040" cy="2536190"/>
                    </a:xfrm>
                    <a:prstGeom prst="rect">
                      <a:avLst/>
                    </a:prstGeom>
                    <a:noFill/>
                    <a:ln>
                      <a:noFill/>
                    </a:ln>
                  </pic:spPr>
                </pic:pic>
              </a:graphicData>
            </a:graphic>
          </wp:inline>
        </w:drawing>
      </w:r>
    </w:p>
    <w:p w14:paraId="70818CAE">
      <w:pPr>
        <w:pStyle w:val="2"/>
        <w:widowControl/>
        <w:rPr>
          <w:lang w:val="en-US"/>
        </w:rPr>
      </w:pPr>
      <w:r>
        <w:rPr>
          <w:rFonts w:hint="eastAsia" w:ascii="Times New Roman" w:hAnsi="Times New Roman" w:eastAsia="宋体" w:cs="Times New Roman"/>
          <w:lang w:val="en-US"/>
        </w:rPr>
        <w:t>七、测试评估与单视频推理</w:t>
      </w:r>
    </w:p>
    <w:p w14:paraId="4DDEDCF9">
      <w:pPr>
        <w:pStyle w:val="3"/>
        <w:widowControl/>
        <w:rPr>
          <w:lang w:val="en-US"/>
        </w:rPr>
      </w:pPr>
      <w:r>
        <w:rPr>
          <w:rFonts w:hint="default" w:ascii="Times New Roman" w:hAnsi="Times New Roman" w:eastAsia="宋体" w:cs="Times New Roman"/>
          <w:lang w:val="en-US"/>
        </w:rPr>
        <w:t xml:space="preserve">7.1 </w:t>
      </w:r>
      <w:r>
        <w:rPr>
          <w:rFonts w:hint="eastAsia" w:ascii="Times New Roman" w:hAnsi="Times New Roman" w:eastAsia="宋体" w:cs="Times New Roman"/>
          <w:lang w:val="en-US"/>
        </w:rPr>
        <w:t>测试集评估</w:t>
      </w:r>
    </w:p>
    <w:p w14:paraId="0DC07F07">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测试阶段使用</w:t>
      </w:r>
      <w:r>
        <w:rPr>
          <w:rFonts w:hint="default" w:ascii="Times New Roman" w:hAnsi="Times New Roman" w:eastAsia="宋体" w:cs="Times New Roman"/>
          <w:kern w:val="0"/>
          <w:sz w:val="21"/>
          <w:szCs w:val="22"/>
          <w:lang w:val="en-US" w:eastAsia="zh-CN" w:bidi="ar"/>
        </w:rPr>
        <w:t xml:space="preserve"> model.eval() </w:t>
      </w:r>
      <w:r>
        <w:rPr>
          <w:rFonts w:hint="eastAsia" w:ascii="Times New Roman" w:hAnsi="Times New Roman" w:eastAsia="宋体" w:cs="宋体"/>
          <w:kern w:val="0"/>
          <w:sz w:val="21"/>
          <w:szCs w:val="22"/>
          <w:lang w:val="en-US" w:eastAsia="zh-CN" w:bidi="ar"/>
        </w:rPr>
        <w:t>和</w:t>
      </w:r>
      <w:r>
        <w:rPr>
          <w:rFonts w:hint="default" w:ascii="Times New Roman" w:hAnsi="Times New Roman" w:eastAsia="宋体" w:cs="Times New Roman"/>
          <w:kern w:val="0"/>
          <w:sz w:val="21"/>
          <w:szCs w:val="22"/>
          <w:lang w:val="en-US" w:eastAsia="zh-CN" w:bidi="ar"/>
        </w:rPr>
        <w:t xml:space="preserve"> torch.no_grad() </w:t>
      </w:r>
      <w:r>
        <w:rPr>
          <w:rFonts w:hint="eastAsia" w:ascii="Times New Roman" w:hAnsi="Times New Roman" w:eastAsia="宋体" w:cs="宋体"/>
          <w:kern w:val="0"/>
          <w:sz w:val="21"/>
          <w:szCs w:val="22"/>
          <w:lang w:val="en-US" w:eastAsia="zh-CN" w:bidi="ar"/>
        </w:rPr>
        <w:t>进行推理，避免梯度计算。测试集共有</w:t>
      </w:r>
      <w:r>
        <w:rPr>
          <w:rFonts w:hint="default" w:ascii="Times New Roman" w:hAnsi="Times New Roman" w:eastAsia="宋体" w:cs="Times New Roman"/>
          <w:kern w:val="0"/>
          <w:sz w:val="21"/>
          <w:szCs w:val="22"/>
          <w:lang w:val="en-US" w:eastAsia="zh-CN" w:bidi="ar"/>
        </w:rPr>
        <w:t xml:space="preserve"> 6 </w:t>
      </w:r>
      <w:r>
        <w:rPr>
          <w:rFonts w:hint="eastAsia" w:ascii="Times New Roman" w:hAnsi="Times New Roman" w:eastAsia="宋体" w:cs="宋体"/>
          <w:kern w:val="0"/>
          <w:sz w:val="21"/>
          <w:szCs w:val="22"/>
          <w:lang w:val="en-US" w:eastAsia="zh-CN" w:bidi="ar"/>
        </w:rPr>
        <w:t>个样本，测试准确率为</w:t>
      </w:r>
      <w:r>
        <w:rPr>
          <w:rFonts w:hint="default" w:ascii="Times New Roman" w:hAnsi="Times New Roman" w:eastAsia="宋体" w:cs="Times New Roman"/>
          <w:kern w:val="0"/>
          <w:sz w:val="21"/>
          <w:szCs w:val="22"/>
          <w:lang w:val="en-US" w:eastAsia="zh-CN" w:bidi="ar"/>
        </w:rPr>
        <w:t xml:space="preserve"> 0.3333</w:t>
      </w:r>
      <w:r>
        <w:rPr>
          <w:rFonts w:hint="eastAsia" w:ascii="Times New Roman" w:hAnsi="Times New Roman" w:eastAsia="宋体" w:cs="宋体"/>
          <w:kern w:val="0"/>
          <w:sz w:val="21"/>
          <w:szCs w:val="22"/>
          <w:lang w:val="en-US" w:eastAsia="zh-CN" w:bidi="ar"/>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551"/>
        <w:gridCol w:w="1247"/>
        <w:gridCol w:w="1247"/>
        <w:gridCol w:w="1247"/>
        <w:gridCol w:w="1135"/>
      </w:tblGrid>
      <w:tr w14:paraId="4DE2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color="auto" w:fill="D9EAF7"/>
            <w:vAlign w:val="center"/>
          </w:tcPr>
          <w:p w14:paraId="7831D5F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类别</w:t>
            </w:r>
          </w:p>
        </w:tc>
        <w:tc>
          <w:tcPr>
            <w:tcW w:w="1247" w:type="dxa"/>
            <w:tcBorders>
              <w:top w:val="single" w:color="auto" w:sz="4" w:space="0"/>
              <w:left w:val="single" w:color="auto" w:sz="4" w:space="0"/>
              <w:bottom w:val="single" w:color="auto" w:sz="4" w:space="0"/>
              <w:right w:val="single" w:color="auto" w:sz="4" w:space="0"/>
            </w:tcBorders>
            <w:shd w:val="clear" w:color="auto" w:fill="D9EAF7"/>
            <w:vAlign w:val="center"/>
          </w:tcPr>
          <w:p w14:paraId="543FC0F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b/>
                <w:bCs w:val="0"/>
                <w:color w:val="auto"/>
                <w:kern w:val="0"/>
                <w:sz w:val="20"/>
                <w:szCs w:val="22"/>
                <w:bdr w:val="none" w:color="auto" w:sz="0" w:space="0"/>
                <w:lang w:val="en-US" w:eastAsia="zh-CN" w:bidi="ar"/>
              </w:rPr>
              <w:t>precision</w:t>
            </w:r>
          </w:p>
        </w:tc>
        <w:tc>
          <w:tcPr>
            <w:tcW w:w="1247" w:type="dxa"/>
            <w:tcBorders>
              <w:top w:val="single" w:color="auto" w:sz="4" w:space="0"/>
              <w:left w:val="single" w:color="auto" w:sz="4" w:space="0"/>
              <w:bottom w:val="single" w:color="auto" w:sz="4" w:space="0"/>
              <w:right w:val="single" w:color="auto" w:sz="4" w:space="0"/>
            </w:tcBorders>
            <w:shd w:val="clear" w:color="auto" w:fill="D9EAF7"/>
            <w:vAlign w:val="center"/>
          </w:tcPr>
          <w:p w14:paraId="57856C7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b/>
                <w:bCs w:val="0"/>
                <w:color w:val="auto"/>
                <w:kern w:val="0"/>
                <w:sz w:val="20"/>
                <w:szCs w:val="22"/>
                <w:bdr w:val="none" w:color="auto" w:sz="0" w:space="0"/>
                <w:lang w:val="en-US" w:eastAsia="zh-CN" w:bidi="ar"/>
              </w:rPr>
              <w:t>recall</w:t>
            </w:r>
          </w:p>
        </w:tc>
        <w:tc>
          <w:tcPr>
            <w:tcW w:w="1247" w:type="dxa"/>
            <w:tcBorders>
              <w:top w:val="single" w:color="auto" w:sz="4" w:space="0"/>
              <w:left w:val="single" w:color="auto" w:sz="4" w:space="0"/>
              <w:bottom w:val="single" w:color="auto" w:sz="4" w:space="0"/>
              <w:right w:val="single" w:color="auto" w:sz="4" w:space="0"/>
            </w:tcBorders>
            <w:shd w:val="clear" w:color="auto" w:fill="D9EAF7"/>
            <w:vAlign w:val="center"/>
          </w:tcPr>
          <w:p w14:paraId="303D95C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b/>
                <w:bCs w:val="0"/>
                <w:color w:val="auto"/>
                <w:kern w:val="0"/>
                <w:sz w:val="20"/>
                <w:szCs w:val="22"/>
                <w:bdr w:val="none" w:color="auto" w:sz="0" w:space="0"/>
                <w:lang w:val="en-US" w:eastAsia="zh-CN" w:bidi="ar"/>
              </w:rPr>
              <w:t>f1-score</w:t>
            </w:r>
          </w:p>
        </w:tc>
        <w:tc>
          <w:tcPr>
            <w:tcW w:w="1135" w:type="dxa"/>
            <w:tcBorders>
              <w:top w:val="single" w:color="auto" w:sz="4" w:space="0"/>
              <w:left w:val="single" w:color="auto" w:sz="4" w:space="0"/>
              <w:bottom w:val="single" w:color="auto" w:sz="4" w:space="0"/>
              <w:right w:val="single" w:color="auto" w:sz="4" w:space="0"/>
            </w:tcBorders>
            <w:shd w:val="clear" w:color="auto" w:fill="D9EAF7"/>
            <w:vAlign w:val="center"/>
          </w:tcPr>
          <w:p w14:paraId="1DD1A80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b/>
                <w:bCs w:val="0"/>
                <w:color w:val="auto"/>
                <w:kern w:val="0"/>
                <w:sz w:val="20"/>
                <w:szCs w:val="22"/>
                <w:bdr w:val="none" w:color="auto" w:sz="0" w:space="0"/>
                <w:lang w:val="en-US" w:eastAsia="zh-CN" w:bidi="ar"/>
              </w:rPr>
              <w:t>support</w:t>
            </w:r>
          </w:p>
        </w:tc>
      </w:tr>
      <w:tr w14:paraId="0717D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6153D8D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 drive</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4AEE434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098267D3">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1D7D5E2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524B8B3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w:t>
            </w:r>
          </w:p>
        </w:tc>
      </w:tr>
      <w:tr w14:paraId="16CAF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5673DCB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 lift</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28DF73E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3431349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1E16010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0A847C1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w:t>
            </w:r>
          </w:p>
        </w:tc>
      </w:tr>
      <w:tr w14:paraId="47148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04EB063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 net shot</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583B5F7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0.33</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3FAB25A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2801F4D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0.50</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3E5D02B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w:t>
            </w:r>
          </w:p>
        </w:tc>
      </w:tr>
      <w:tr w14:paraId="2EB1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0CA30A2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 clear</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6A98495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598F376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1371EF4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6889B63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w:t>
            </w:r>
          </w:p>
        </w:tc>
      </w:tr>
      <w:tr w14:paraId="43A1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4BC9A3D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backhand drive</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0461A59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0.50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55BD81E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5177979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0.67</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0BAB0B2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w:t>
            </w:r>
          </w:p>
        </w:tc>
      </w:tr>
      <w:tr w14:paraId="60C64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16123EB0">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backhand net shot</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050A3E3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6CC10D3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74A2BC0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0.00</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1A819D1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1</w:t>
            </w:r>
          </w:p>
        </w:tc>
      </w:tr>
      <w:tr w14:paraId="25B4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158EFA7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accuracy</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2588E82B">
            <w:pPr>
              <w:keepNext w:val="0"/>
              <w:keepLines w:val="0"/>
              <w:widowControl/>
              <w:suppressLineNumbers w:val="0"/>
              <w:spacing w:before="0" w:beforeAutospacing="0" w:after="0" w:afterAutospacing="0" w:line="240" w:lineRule="auto"/>
              <w:ind w:left="0" w:right="0"/>
              <w:jc w:val="left"/>
              <w:rPr>
                <w:bdr w:val="none" w:color="auto" w:sz="0" w:space="0"/>
                <w:lang w:val="en-US"/>
              </w:rPr>
            </w:pP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43F2081C">
            <w:pPr>
              <w:keepNext w:val="0"/>
              <w:keepLines w:val="0"/>
              <w:widowControl/>
              <w:suppressLineNumbers w:val="0"/>
              <w:spacing w:before="0" w:beforeAutospacing="0" w:after="0" w:afterAutospacing="0" w:line="240" w:lineRule="auto"/>
              <w:ind w:left="0" w:right="0"/>
              <w:jc w:val="left"/>
              <w:rPr>
                <w:bdr w:val="none" w:color="auto" w:sz="0" w:space="0"/>
                <w:lang w:val="en-US"/>
              </w:rPr>
            </w:pP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6FBB21A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0.33</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10E52C0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6</w:t>
            </w:r>
          </w:p>
        </w:tc>
      </w:tr>
      <w:tr w14:paraId="50746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5B2E47E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macro avg</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5AE1A14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0.14</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0714533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0.33</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6E64C2A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0.19</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073248E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6</w:t>
            </w:r>
          </w:p>
        </w:tc>
      </w:tr>
      <w:tr w14:paraId="4F94F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51" w:type="dxa"/>
            <w:tcBorders>
              <w:top w:val="single" w:color="auto" w:sz="4" w:space="0"/>
              <w:left w:val="single" w:color="auto" w:sz="4" w:space="0"/>
              <w:bottom w:val="single" w:color="auto" w:sz="4" w:space="0"/>
              <w:right w:val="single" w:color="auto" w:sz="4" w:space="0"/>
            </w:tcBorders>
            <w:shd w:val="clear"/>
            <w:vAlign w:val="center"/>
          </w:tcPr>
          <w:p w14:paraId="230E863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weighted avg</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7D21A81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0.14</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209ECECC">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0.33</w:t>
            </w:r>
          </w:p>
        </w:tc>
        <w:tc>
          <w:tcPr>
            <w:tcW w:w="1247" w:type="dxa"/>
            <w:tcBorders>
              <w:top w:val="single" w:color="auto" w:sz="4" w:space="0"/>
              <w:left w:val="single" w:color="auto" w:sz="4" w:space="0"/>
              <w:bottom w:val="single" w:color="auto" w:sz="4" w:space="0"/>
              <w:right w:val="single" w:color="auto" w:sz="4" w:space="0"/>
            </w:tcBorders>
            <w:shd w:val="clear"/>
            <w:vAlign w:val="center"/>
          </w:tcPr>
          <w:p w14:paraId="096EE0C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0.19</w:t>
            </w:r>
          </w:p>
        </w:tc>
        <w:tc>
          <w:tcPr>
            <w:tcW w:w="1135" w:type="dxa"/>
            <w:tcBorders>
              <w:top w:val="single" w:color="auto" w:sz="4" w:space="0"/>
              <w:left w:val="single" w:color="auto" w:sz="4" w:space="0"/>
              <w:bottom w:val="single" w:color="auto" w:sz="4" w:space="0"/>
              <w:right w:val="single" w:color="auto" w:sz="4" w:space="0"/>
            </w:tcBorders>
            <w:shd w:val="clear"/>
            <w:vAlign w:val="center"/>
          </w:tcPr>
          <w:p w14:paraId="181A60D6">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6</w:t>
            </w:r>
          </w:p>
        </w:tc>
      </w:tr>
    </w:tbl>
    <w:p w14:paraId="1E89086A">
      <w:pPr>
        <w:keepNext w:val="0"/>
        <w:keepLines w:val="0"/>
        <w:widowControl/>
        <w:suppressLineNumbers w:val="0"/>
        <w:spacing w:before="0" w:beforeAutospacing="0" w:after="200" w:afterAutospacing="0" w:line="276" w:lineRule="auto"/>
        <w:ind w:left="0" w:right="0"/>
        <w:jc w:val="left"/>
        <w:rPr>
          <w:lang w:val="en-US"/>
        </w:rPr>
      </w:pPr>
    </w:p>
    <w:p w14:paraId="1B022726">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由于</w:t>
      </w:r>
      <w:r>
        <w:rPr>
          <w:rFonts w:hint="default" w:ascii="Times New Roman" w:hAnsi="Times New Roman" w:eastAsia="宋体" w:cs="Times New Roman"/>
          <w:kern w:val="0"/>
          <w:sz w:val="21"/>
          <w:szCs w:val="22"/>
          <w:lang w:val="en-US" w:eastAsia="zh-CN" w:bidi="ar"/>
        </w:rPr>
        <w:t xml:space="preserve"> demo_fast </w:t>
      </w:r>
      <w:r>
        <w:rPr>
          <w:rFonts w:hint="eastAsia" w:ascii="Times New Roman" w:hAnsi="Times New Roman" w:eastAsia="宋体" w:cs="宋体"/>
          <w:kern w:val="0"/>
          <w:sz w:val="21"/>
          <w:szCs w:val="22"/>
          <w:lang w:val="en-US" w:eastAsia="zh-CN" w:bidi="ar"/>
        </w:rPr>
        <w:t>模式下测试集每类只有</w:t>
      </w:r>
      <w:r>
        <w:rPr>
          <w:rFonts w:hint="default" w:ascii="Times New Roman" w:hAnsi="Times New Roman" w:eastAsia="宋体" w:cs="Times New Roman"/>
          <w:kern w:val="0"/>
          <w:sz w:val="21"/>
          <w:szCs w:val="22"/>
          <w:lang w:val="en-US" w:eastAsia="zh-CN" w:bidi="ar"/>
        </w:rPr>
        <w:t xml:space="preserve"> 1 </w:t>
      </w:r>
      <w:r>
        <w:rPr>
          <w:rFonts w:hint="eastAsia" w:ascii="Times New Roman" w:hAnsi="Times New Roman" w:eastAsia="宋体" w:cs="宋体"/>
          <w:kern w:val="0"/>
          <w:sz w:val="21"/>
          <w:szCs w:val="22"/>
          <w:lang w:val="en-US" w:eastAsia="zh-CN" w:bidi="ar"/>
        </w:rPr>
        <w:t>个样本，因此分类报告中的</w:t>
      </w:r>
      <w:r>
        <w:rPr>
          <w:rFonts w:hint="default" w:ascii="Times New Roman" w:hAnsi="Times New Roman" w:eastAsia="宋体" w:cs="Times New Roman"/>
          <w:kern w:val="0"/>
          <w:sz w:val="21"/>
          <w:szCs w:val="22"/>
          <w:lang w:val="en-US" w:eastAsia="zh-CN" w:bidi="ar"/>
        </w:rPr>
        <w:t xml:space="preserve"> precision</w:t>
      </w:r>
      <w:r>
        <w:rPr>
          <w:rFonts w:hint="eastAsia" w:ascii="Times New Roman" w:hAnsi="Times New Roman" w:eastAsia="宋体" w:cs="宋体"/>
          <w:kern w:val="0"/>
          <w:sz w:val="21"/>
          <w:szCs w:val="22"/>
          <w:lang w:val="en-US" w:eastAsia="zh-CN" w:bidi="ar"/>
        </w:rPr>
        <w:t>、</w:t>
      </w:r>
      <w:r>
        <w:rPr>
          <w:rFonts w:hint="default" w:ascii="Times New Roman" w:hAnsi="Times New Roman" w:eastAsia="宋体" w:cs="Times New Roman"/>
          <w:kern w:val="0"/>
          <w:sz w:val="21"/>
          <w:szCs w:val="22"/>
          <w:lang w:val="en-US" w:eastAsia="zh-CN" w:bidi="ar"/>
        </w:rPr>
        <w:t xml:space="preserve">recall </w:t>
      </w:r>
      <w:r>
        <w:rPr>
          <w:rFonts w:hint="eastAsia" w:ascii="Times New Roman" w:hAnsi="Times New Roman" w:eastAsia="宋体" w:cs="宋体"/>
          <w:kern w:val="0"/>
          <w:sz w:val="21"/>
          <w:szCs w:val="22"/>
          <w:lang w:val="en-US" w:eastAsia="zh-CN" w:bidi="ar"/>
        </w:rPr>
        <w:t>和</w:t>
      </w:r>
      <w:r>
        <w:rPr>
          <w:rFonts w:hint="default" w:ascii="Times New Roman" w:hAnsi="Times New Roman" w:eastAsia="宋体" w:cs="Times New Roman"/>
          <w:kern w:val="0"/>
          <w:sz w:val="21"/>
          <w:szCs w:val="22"/>
          <w:lang w:val="en-US" w:eastAsia="zh-CN" w:bidi="ar"/>
        </w:rPr>
        <w:t xml:space="preserve"> f1-score </w:t>
      </w:r>
      <w:r>
        <w:rPr>
          <w:rFonts w:hint="eastAsia" w:ascii="Times New Roman" w:hAnsi="Times New Roman" w:eastAsia="宋体" w:cs="宋体"/>
          <w:kern w:val="0"/>
          <w:sz w:val="21"/>
          <w:szCs w:val="22"/>
          <w:lang w:val="en-US" w:eastAsia="zh-CN" w:bidi="ar"/>
        </w:rPr>
        <w:t>对单个预测结果非常敏感，不能代表完整数据集上的最终性能。</w:t>
      </w:r>
    </w:p>
    <w:p w14:paraId="582B1A9F">
      <w:pPr>
        <w:keepNext w:val="0"/>
        <w:keepLines w:val="0"/>
        <w:widowControl/>
        <w:suppressLineNumbers w:val="0"/>
        <w:spacing w:before="0" w:beforeAutospacing="0" w:after="200" w:afterAutospacing="0" w:line="276" w:lineRule="auto"/>
        <w:ind w:left="0" w:right="0"/>
        <w:jc w:val="left"/>
        <w:rPr>
          <w:lang w:val="en-US"/>
        </w:rPr>
      </w:pPr>
      <w:r>
        <w:drawing>
          <wp:inline distT="0" distB="0" distL="114300" distR="114300">
            <wp:extent cx="4319905" cy="3599815"/>
            <wp:effectExtent l="0" t="0" r="5715" b="762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9"/>
                    <a:stretch>
                      <a:fillRect/>
                    </a:stretch>
                  </pic:blipFill>
                  <pic:spPr>
                    <a:xfrm>
                      <a:off x="0" y="0"/>
                      <a:ext cx="4319905" cy="3599815"/>
                    </a:xfrm>
                    <a:prstGeom prst="rect">
                      <a:avLst/>
                    </a:prstGeom>
                    <a:noFill/>
                    <a:ln>
                      <a:noFill/>
                    </a:ln>
                  </pic:spPr>
                </pic:pic>
              </a:graphicData>
            </a:graphic>
          </wp:inline>
        </w:drawing>
      </w:r>
    </w:p>
    <w:p w14:paraId="3485A426">
      <w:pPr>
        <w:pStyle w:val="3"/>
        <w:widowControl/>
        <w:rPr>
          <w:lang w:val="en-US"/>
        </w:rPr>
      </w:pPr>
      <w:r>
        <w:rPr>
          <w:rFonts w:hint="default" w:ascii="Times New Roman" w:hAnsi="Times New Roman" w:eastAsia="宋体" w:cs="Times New Roman"/>
          <w:lang w:val="en-US"/>
        </w:rPr>
        <w:t xml:space="preserve">7.2 </w:t>
      </w:r>
      <w:r>
        <w:rPr>
          <w:rFonts w:hint="eastAsia" w:ascii="Times New Roman" w:hAnsi="Times New Roman" w:eastAsia="宋体" w:cs="Times New Roman"/>
          <w:lang w:val="en-US"/>
        </w:rPr>
        <w:t>单视频推理</w:t>
      </w:r>
    </w:p>
    <w:p w14:paraId="5BA5241B">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完成训练后，选取一个原始视频</w:t>
      </w:r>
      <w:r>
        <w:rPr>
          <w:rFonts w:hint="default" w:ascii="Times New Roman" w:hAnsi="Times New Roman" w:eastAsia="宋体" w:cs="Times New Roman"/>
          <w:kern w:val="0"/>
          <w:sz w:val="21"/>
          <w:szCs w:val="22"/>
          <w:lang w:val="en-US" w:eastAsia="zh-CN" w:bidi="ar"/>
        </w:rPr>
        <w:t xml:space="preserve"> forehand_drive/001.mp4 </w:t>
      </w:r>
      <w:r>
        <w:rPr>
          <w:rFonts w:hint="eastAsia" w:ascii="Times New Roman" w:hAnsi="Times New Roman" w:eastAsia="宋体" w:cs="宋体"/>
          <w:kern w:val="0"/>
          <w:sz w:val="21"/>
          <w:szCs w:val="22"/>
          <w:lang w:val="en-US" w:eastAsia="zh-CN" w:bidi="ar"/>
        </w:rPr>
        <w:t>作为单视频推理样例。程序先对该视频重复执行与预处理阶段相同的骨架提取、归一化和重采样操作，再输入训练好的模型，通过</w:t>
      </w:r>
      <w:r>
        <w:rPr>
          <w:rFonts w:hint="default" w:ascii="Times New Roman" w:hAnsi="Times New Roman" w:eastAsia="宋体" w:cs="Times New Roman"/>
          <w:kern w:val="0"/>
          <w:sz w:val="21"/>
          <w:szCs w:val="22"/>
          <w:lang w:val="en-US" w:eastAsia="zh-CN" w:bidi="ar"/>
        </w:rPr>
        <w:t xml:space="preserve"> softmax </w:t>
      </w:r>
      <w:r>
        <w:rPr>
          <w:rFonts w:hint="eastAsia" w:ascii="Times New Roman" w:hAnsi="Times New Roman" w:eastAsia="宋体" w:cs="宋体"/>
          <w:kern w:val="0"/>
          <w:sz w:val="21"/>
          <w:szCs w:val="22"/>
          <w:lang w:val="en-US" w:eastAsia="zh-CN" w:bidi="ar"/>
        </w:rPr>
        <w:t>得到各类别概率。</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4198"/>
        <w:gridCol w:w="4324"/>
      </w:tblGrid>
      <w:tr w14:paraId="13C5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6566990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项目</w:t>
            </w:r>
          </w:p>
        </w:tc>
        <w:tc>
          <w:tcPr>
            <w:tcW w:w="4816" w:type="dxa"/>
            <w:tcBorders>
              <w:top w:val="single" w:color="auto" w:sz="4" w:space="0"/>
              <w:left w:val="single" w:color="auto" w:sz="4" w:space="0"/>
              <w:bottom w:val="single" w:color="auto" w:sz="4" w:space="0"/>
              <w:right w:val="single" w:color="auto" w:sz="4" w:space="0"/>
            </w:tcBorders>
            <w:shd w:val="clear" w:color="auto" w:fill="D9EAF7"/>
            <w:vAlign w:val="center"/>
          </w:tcPr>
          <w:p w14:paraId="63499851">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结果</w:t>
            </w:r>
          </w:p>
        </w:tc>
      </w:tr>
      <w:tr w14:paraId="40FB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703E81D2">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video_path</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301BD09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forehand_drive/001.mp4</w:t>
            </w:r>
          </w:p>
        </w:tc>
      </w:tr>
      <w:tr w14:paraId="6E7B0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7B3F926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predicted class</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12A5754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backhand drive</w:t>
            </w:r>
          </w:p>
        </w:tc>
      </w:tr>
      <w:tr w14:paraId="673A6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0836964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confidence</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7911546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0.201772</w:t>
            </w:r>
          </w:p>
        </w:tc>
      </w:tr>
      <w:tr w14:paraId="6F7E8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18456A14">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total_frames</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36DFE16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56</w:t>
            </w:r>
          </w:p>
        </w:tc>
      </w:tr>
      <w:tr w14:paraId="7DAC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57C3A82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detected_frames</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1CACB56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55</w:t>
            </w:r>
          </w:p>
        </w:tc>
      </w:tr>
      <w:tr w14:paraId="5DE61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4816" w:type="dxa"/>
            <w:tcBorders>
              <w:top w:val="single" w:color="auto" w:sz="4" w:space="0"/>
              <w:left w:val="single" w:color="auto" w:sz="4" w:space="0"/>
              <w:bottom w:val="single" w:color="auto" w:sz="4" w:space="0"/>
              <w:right w:val="single" w:color="auto" w:sz="4" w:space="0"/>
            </w:tcBorders>
            <w:shd w:val="clear"/>
            <w:vAlign w:val="center"/>
          </w:tcPr>
          <w:p w14:paraId="1087108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detection_rate</w:t>
            </w:r>
          </w:p>
        </w:tc>
        <w:tc>
          <w:tcPr>
            <w:tcW w:w="4816" w:type="dxa"/>
            <w:tcBorders>
              <w:top w:val="single" w:color="auto" w:sz="4" w:space="0"/>
              <w:left w:val="single" w:color="auto" w:sz="4" w:space="0"/>
              <w:bottom w:val="single" w:color="auto" w:sz="4" w:space="0"/>
              <w:right w:val="single" w:color="auto" w:sz="4" w:space="0"/>
            </w:tcBorders>
            <w:shd w:val="clear"/>
            <w:vAlign w:val="center"/>
          </w:tcPr>
          <w:p w14:paraId="0C83B68A">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0.9821</w:t>
            </w:r>
          </w:p>
        </w:tc>
      </w:tr>
    </w:tbl>
    <w:p w14:paraId="487D9C5D">
      <w:pPr>
        <w:keepNext w:val="0"/>
        <w:keepLines w:val="0"/>
        <w:widowControl/>
        <w:suppressLineNumbers w:val="0"/>
        <w:spacing w:before="0" w:beforeAutospacing="0" w:after="200" w:afterAutospacing="0" w:line="276" w:lineRule="auto"/>
        <w:ind w:left="0" w:right="0"/>
        <w:jc w:val="left"/>
        <w:rPr>
          <w:lang w:val="en-US"/>
        </w:rPr>
      </w:pPr>
    </w:p>
    <w:p w14:paraId="4F44EEBC">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虽然该样例视频的</w:t>
      </w:r>
      <w:r>
        <w:rPr>
          <w:rFonts w:hint="default" w:ascii="Times New Roman" w:hAnsi="Times New Roman" w:eastAsia="宋体" w:cs="Times New Roman"/>
          <w:kern w:val="0"/>
          <w:sz w:val="21"/>
          <w:szCs w:val="22"/>
          <w:lang w:val="en-US" w:eastAsia="zh-CN" w:bidi="ar"/>
        </w:rPr>
        <w:t xml:space="preserve"> MediaPipe </w:t>
      </w:r>
      <w:r>
        <w:rPr>
          <w:rFonts w:hint="eastAsia" w:ascii="Times New Roman" w:hAnsi="Times New Roman" w:eastAsia="宋体" w:cs="宋体"/>
          <w:kern w:val="0"/>
          <w:sz w:val="21"/>
          <w:szCs w:val="22"/>
          <w:lang w:val="en-US" w:eastAsia="zh-CN" w:bidi="ar"/>
        </w:rPr>
        <w:t>检测率较高，但由于模型训练样本较少，最终预测类别与原始文件夹类别并不一致，且置信度较低。这进一步说明本次结果主要用于验证流程完整性。</w:t>
      </w:r>
    </w:p>
    <w:p w14:paraId="7D0FB3DB">
      <w:pPr>
        <w:keepNext w:val="0"/>
        <w:keepLines w:val="0"/>
        <w:widowControl/>
        <w:suppressLineNumbers w:val="0"/>
        <w:spacing w:before="0" w:beforeAutospacing="0" w:after="200" w:afterAutospacing="0" w:line="276" w:lineRule="auto"/>
        <w:ind w:left="0" w:right="0"/>
        <w:jc w:val="left"/>
        <w:rPr>
          <w:lang w:val="en-US"/>
        </w:rPr>
      </w:pPr>
      <w:r>
        <w:drawing>
          <wp:inline distT="0" distB="0" distL="114300" distR="114300">
            <wp:extent cx="5270500" cy="3234055"/>
            <wp:effectExtent l="0" t="0" r="4445" b="190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0"/>
                    <a:stretch>
                      <a:fillRect/>
                    </a:stretch>
                  </pic:blipFill>
                  <pic:spPr>
                    <a:xfrm>
                      <a:off x="0" y="0"/>
                      <a:ext cx="5270500" cy="3234055"/>
                    </a:xfrm>
                    <a:prstGeom prst="rect">
                      <a:avLst/>
                    </a:prstGeom>
                    <a:noFill/>
                    <a:ln>
                      <a:noFill/>
                    </a:ln>
                  </pic:spPr>
                </pic:pic>
              </a:graphicData>
            </a:graphic>
          </wp:inline>
        </w:drawing>
      </w:r>
    </w:p>
    <w:p w14:paraId="0DA11027">
      <w:pPr>
        <w:pStyle w:val="2"/>
        <w:widowControl/>
        <w:rPr>
          <w:lang w:val="en-US"/>
        </w:rPr>
      </w:pPr>
      <w:r>
        <w:rPr>
          <w:rFonts w:hint="eastAsia" w:ascii="Times New Roman" w:hAnsi="Times New Roman" w:eastAsia="宋体" w:cs="Times New Roman"/>
          <w:lang w:val="en-US"/>
        </w:rPr>
        <w:t>八、骨架可视化结果</w:t>
      </w:r>
    </w:p>
    <w:p w14:paraId="0D204BE7">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为了直观展示</w:t>
      </w:r>
      <w:r>
        <w:rPr>
          <w:rFonts w:hint="default" w:ascii="Times New Roman" w:hAnsi="Times New Roman" w:eastAsia="宋体" w:cs="Times New Roman"/>
          <w:kern w:val="0"/>
          <w:sz w:val="21"/>
          <w:szCs w:val="22"/>
          <w:lang w:val="en-US" w:eastAsia="zh-CN" w:bidi="ar"/>
        </w:rPr>
        <w:t xml:space="preserve"> MediaPipe Pose </w:t>
      </w:r>
      <w:r>
        <w:rPr>
          <w:rFonts w:hint="eastAsia" w:ascii="Times New Roman" w:hAnsi="Times New Roman" w:eastAsia="宋体" w:cs="宋体"/>
          <w:kern w:val="0"/>
          <w:sz w:val="21"/>
          <w:szCs w:val="22"/>
          <w:lang w:val="en-US" w:eastAsia="zh-CN" w:bidi="ar"/>
        </w:rPr>
        <w:t>的关键点检测效果，本实验对视频帧中的人体骨架进行了可视化。可视化结果能够显示人体关节位置和部分骨架连线，证明视频帧已经成功转换为骨架表示。</w:t>
      </w:r>
    </w:p>
    <w:p w14:paraId="1EAB6D74">
      <w:pPr>
        <w:keepNext w:val="0"/>
        <w:keepLines w:val="0"/>
        <w:widowControl/>
        <w:suppressLineNumbers w:val="0"/>
        <w:spacing w:before="0" w:beforeAutospacing="0" w:after="200" w:afterAutospacing="0" w:line="276" w:lineRule="auto"/>
        <w:ind w:left="0" w:right="0"/>
        <w:jc w:val="left"/>
      </w:pPr>
      <w:r>
        <w:drawing>
          <wp:inline distT="0" distB="0" distL="114300" distR="114300">
            <wp:extent cx="5267325" cy="3958590"/>
            <wp:effectExtent l="0" t="0" r="7620" b="381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1"/>
                    <a:stretch>
                      <a:fillRect/>
                    </a:stretch>
                  </pic:blipFill>
                  <pic:spPr>
                    <a:xfrm>
                      <a:off x="0" y="0"/>
                      <a:ext cx="5267325" cy="3958590"/>
                    </a:xfrm>
                    <a:prstGeom prst="rect">
                      <a:avLst/>
                    </a:prstGeom>
                    <a:noFill/>
                    <a:ln>
                      <a:noFill/>
                    </a:ln>
                  </pic:spPr>
                </pic:pic>
              </a:graphicData>
            </a:graphic>
          </wp:inline>
        </w:drawing>
      </w:r>
    </w:p>
    <w:p w14:paraId="0E21C826">
      <w:pPr>
        <w:keepNext w:val="0"/>
        <w:keepLines w:val="0"/>
        <w:widowControl/>
        <w:suppressLineNumbers w:val="0"/>
        <w:spacing w:before="0" w:beforeAutospacing="0" w:after="200" w:afterAutospacing="0" w:line="276" w:lineRule="auto"/>
        <w:ind w:left="0" w:right="0"/>
        <w:jc w:val="left"/>
        <w:rPr>
          <w:lang w:val="en-US"/>
        </w:rPr>
      </w:pPr>
      <w:r>
        <w:drawing>
          <wp:inline distT="0" distB="0" distL="114300" distR="114300">
            <wp:extent cx="5273040" cy="3340735"/>
            <wp:effectExtent l="0" t="0" r="1905" b="254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r:embed="rId12"/>
                    <a:stretch>
                      <a:fillRect/>
                    </a:stretch>
                  </pic:blipFill>
                  <pic:spPr>
                    <a:xfrm>
                      <a:off x="0" y="0"/>
                      <a:ext cx="5273040" cy="3340735"/>
                    </a:xfrm>
                    <a:prstGeom prst="rect">
                      <a:avLst/>
                    </a:prstGeom>
                    <a:noFill/>
                    <a:ln>
                      <a:noFill/>
                    </a:ln>
                  </pic:spPr>
                </pic:pic>
              </a:graphicData>
            </a:graphic>
          </wp:inline>
        </w:drawing>
      </w:r>
    </w:p>
    <w:p w14:paraId="370E4004">
      <w:pPr>
        <w:pStyle w:val="2"/>
        <w:widowControl/>
        <w:rPr>
          <w:lang w:val="en-US"/>
        </w:rPr>
      </w:pPr>
      <w:r>
        <w:rPr>
          <w:rFonts w:hint="eastAsia" w:ascii="Times New Roman" w:hAnsi="Times New Roman" w:eastAsia="宋体" w:cs="Times New Roman"/>
          <w:lang w:val="en-US"/>
        </w:rPr>
        <w:t>九、问题分析</w:t>
      </w:r>
    </w:p>
    <w:p w14:paraId="17A9FF9D">
      <w:pPr>
        <w:pStyle w:val="3"/>
        <w:widowControl/>
        <w:rPr>
          <w:lang w:val="en-US"/>
        </w:rPr>
      </w:pPr>
      <w:r>
        <w:rPr>
          <w:rFonts w:hint="default" w:ascii="Times New Roman" w:hAnsi="Times New Roman" w:eastAsia="宋体" w:cs="Times New Roman"/>
          <w:lang w:val="en-US"/>
        </w:rPr>
        <w:t xml:space="preserve">9.1 </w:t>
      </w:r>
      <w:r>
        <w:rPr>
          <w:rFonts w:hint="eastAsia" w:ascii="Times New Roman" w:hAnsi="Times New Roman" w:eastAsia="宋体" w:cs="Times New Roman"/>
          <w:lang w:val="en-US"/>
        </w:rPr>
        <w:t>数据规模对结果的影响</w:t>
      </w:r>
    </w:p>
    <w:p w14:paraId="4B66C6E9">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本次实验由于课堂时间和网络环境限制，采用</w:t>
      </w:r>
      <w:r>
        <w:rPr>
          <w:rFonts w:hint="default" w:ascii="Times New Roman" w:hAnsi="Times New Roman" w:eastAsia="宋体" w:cs="Times New Roman"/>
          <w:kern w:val="0"/>
          <w:sz w:val="21"/>
          <w:szCs w:val="22"/>
          <w:lang w:val="en-US" w:eastAsia="zh-CN" w:bidi="ar"/>
        </w:rPr>
        <w:t xml:space="preserve"> demo_fast </w:t>
      </w:r>
      <w:r>
        <w:rPr>
          <w:rFonts w:hint="eastAsia" w:ascii="Times New Roman" w:hAnsi="Times New Roman" w:eastAsia="宋体" w:cs="宋体"/>
          <w:kern w:val="0"/>
          <w:sz w:val="21"/>
          <w:szCs w:val="22"/>
          <w:lang w:val="en-US" w:eastAsia="zh-CN" w:bidi="ar"/>
        </w:rPr>
        <w:t>模式，每类只处理</w:t>
      </w:r>
      <w:r>
        <w:rPr>
          <w:rFonts w:hint="default" w:ascii="Times New Roman" w:hAnsi="Times New Roman" w:eastAsia="宋体" w:cs="Times New Roman"/>
          <w:kern w:val="0"/>
          <w:sz w:val="21"/>
          <w:szCs w:val="22"/>
          <w:lang w:val="en-US" w:eastAsia="zh-CN" w:bidi="ar"/>
        </w:rPr>
        <w:t xml:space="preserve"> 5 </w:t>
      </w:r>
      <w:r>
        <w:rPr>
          <w:rFonts w:hint="eastAsia" w:ascii="Times New Roman" w:hAnsi="Times New Roman" w:eastAsia="宋体" w:cs="宋体"/>
          <w:kern w:val="0"/>
          <w:sz w:val="21"/>
          <w:szCs w:val="22"/>
          <w:lang w:val="en-US" w:eastAsia="zh-CN" w:bidi="ar"/>
        </w:rPr>
        <w:t>个视频，总样本数为</w:t>
      </w:r>
      <w:r>
        <w:rPr>
          <w:rFonts w:hint="default" w:ascii="Times New Roman" w:hAnsi="Times New Roman" w:eastAsia="宋体" w:cs="Times New Roman"/>
          <w:kern w:val="0"/>
          <w:sz w:val="21"/>
          <w:szCs w:val="22"/>
          <w:lang w:val="en-US" w:eastAsia="zh-CN" w:bidi="ar"/>
        </w:rPr>
        <w:t xml:space="preserve"> 30</w:t>
      </w:r>
      <w:r>
        <w:rPr>
          <w:rFonts w:hint="eastAsia" w:ascii="Times New Roman" w:hAnsi="Times New Roman" w:eastAsia="宋体" w:cs="宋体"/>
          <w:kern w:val="0"/>
          <w:sz w:val="21"/>
          <w:szCs w:val="22"/>
          <w:lang w:val="en-US" w:eastAsia="zh-CN" w:bidi="ar"/>
        </w:rPr>
        <w:t>，测试集只有</w:t>
      </w:r>
      <w:r>
        <w:rPr>
          <w:rFonts w:hint="default" w:ascii="Times New Roman" w:hAnsi="Times New Roman" w:eastAsia="宋体" w:cs="Times New Roman"/>
          <w:kern w:val="0"/>
          <w:sz w:val="21"/>
          <w:szCs w:val="22"/>
          <w:lang w:val="en-US" w:eastAsia="zh-CN" w:bidi="ar"/>
        </w:rPr>
        <w:t xml:space="preserve"> 6 </w:t>
      </w:r>
      <w:r>
        <w:rPr>
          <w:rFonts w:hint="eastAsia" w:ascii="Times New Roman" w:hAnsi="Times New Roman" w:eastAsia="宋体" w:cs="宋体"/>
          <w:kern w:val="0"/>
          <w:sz w:val="21"/>
          <w:szCs w:val="22"/>
          <w:lang w:val="en-US" w:eastAsia="zh-CN" w:bidi="ar"/>
        </w:rPr>
        <w:t>个样本。测试集中每类</w:t>
      </w:r>
      <w:r>
        <w:rPr>
          <w:rFonts w:hint="default" w:ascii="Times New Roman" w:hAnsi="Times New Roman" w:eastAsia="宋体" w:cs="Times New Roman"/>
          <w:kern w:val="0"/>
          <w:sz w:val="21"/>
          <w:szCs w:val="22"/>
          <w:lang w:val="en-US" w:eastAsia="zh-CN" w:bidi="ar"/>
        </w:rPr>
        <w:t xml:space="preserve"> support </w:t>
      </w:r>
      <w:r>
        <w:rPr>
          <w:rFonts w:hint="eastAsia" w:ascii="Times New Roman" w:hAnsi="Times New Roman" w:eastAsia="宋体" w:cs="宋体"/>
          <w:kern w:val="0"/>
          <w:sz w:val="21"/>
          <w:szCs w:val="22"/>
          <w:lang w:val="en-US" w:eastAsia="zh-CN" w:bidi="ar"/>
        </w:rPr>
        <w:t>为</w:t>
      </w:r>
      <w:r>
        <w:rPr>
          <w:rFonts w:hint="default" w:ascii="Times New Roman" w:hAnsi="Times New Roman" w:eastAsia="宋体" w:cs="Times New Roman"/>
          <w:kern w:val="0"/>
          <w:sz w:val="21"/>
          <w:szCs w:val="22"/>
          <w:lang w:val="en-US" w:eastAsia="zh-CN" w:bidi="ar"/>
        </w:rPr>
        <w:t xml:space="preserve"> 1</w:t>
      </w:r>
      <w:r>
        <w:rPr>
          <w:rFonts w:hint="eastAsia" w:ascii="Times New Roman" w:hAnsi="Times New Roman" w:eastAsia="宋体" w:cs="宋体"/>
          <w:kern w:val="0"/>
          <w:sz w:val="21"/>
          <w:szCs w:val="22"/>
          <w:lang w:val="en-US" w:eastAsia="zh-CN" w:bidi="ar"/>
        </w:rPr>
        <w:t>，因此只要某一类预测错误，该类</w:t>
      </w:r>
      <w:r>
        <w:rPr>
          <w:rFonts w:hint="default" w:ascii="Times New Roman" w:hAnsi="Times New Roman" w:eastAsia="宋体" w:cs="Times New Roman"/>
          <w:kern w:val="0"/>
          <w:sz w:val="21"/>
          <w:szCs w:val="22"/>
          <w:lang w:val="en-US" w:eastAsia="zh-CN" w:bidi="ar"/>
        </w:rPr>
        <w:t xml:space="preserve"> recall </w:t>
      </w:r>
      <w:r>
        <w:rPr>
          <w:rFonts w:hint="eastAsia" w:ascii="Times New Roman" w:hAnsi="Times New Roman" w:eastAsia="宋体" w:cs="宋体"/>
          <w:kern w:val="0"/>
          <w:sz w:val="21"/>
          <w:szCs w:val="22"/>
          <w:lang w:val="en-US" w:eastAsia="zh-CN" w:bidi="ar"/>
        </w:rPr>
        <w:t>和</w:t>
      </w:r>
      <w:r>
        <w:rPr>
          <w:rFonts w:hint="default" w:ascii="Times New Roman" w:hAnsi="Times New Roman" w:eastAsia="宋体" w:cs="Times New Roman"/>
          <w:kern w:val="0"/>
          <w:sz w:val="21"/>
          <w:szCs w:val="22"/>
          <w:lang w:val="en-US" w:eastAsia="zh-CN" w:bidi="ar"/>
        </w:rPr>
        <w:t xml:space="preserve"> f1-score </w:t>
      </w:r>
      <w:r>
        <w:rPr>
          <w:rFonts w:hint="eastAsia" w:ascii="Times New Roman" w:hAnsi="Times New Roman" w:eastAsia="宋体" w:cs="宋体"/>
          <w:kern w:val="0"/>
          <w:sz w:val="21"/>
          <w:szCs w:val="22"/>
          <w:lang w:val="en-US" w:eastAsia="zh-CN" w:bidi="ar"/>
        </w:rPr>
        <w:t>就会变为</w:t>
      </w:r>
      <w:r>
        <w:rPr>
          <w:rFonts w:hint="default" w:ascii="Times New Roman" w:hAnsi="Times New Roman" w:eastAsia="宋体" w:cs="Times New Roman"/>
          <w:kern w:val="0"/>
          <w:sz w:val="21"/>
          <w:szCs w:val="22"/>
          <w:lang w:val="en-US" w:eastAsia="zh-CN" w:bidi="ar"/>
        </w:rPr>
        <w:t xml:space="preserve"> 0</w:t>
      </w:r>
      <w:r>
        <w:rPr>
          <w:rFonts w:hint="eastAsia" w:ascii="Times New Roman" w:hAnsi="Times New Roman" w:eastAsia="宋体" w:cs="宋体"/>
          <w:kern w:val="0"/>
          <w:sz w:val="21"/>
          <w:szCs w:val="22"/>
          <w:lang w:val="en-US" w:eastAsia="zh-CN" w:bidi="ar"/>
        </w:rPr>
        <w:t>。这是测试准确率和分类报告波动较大的主要原因。</w:t>
      </w:r>
    </w:p>
    <w:p w14:paraId="3D033F97">
      <w:pPr>
        <w:pStyle w:val="3"/>
        <w:widowControl/>
        <w:rPr>
          <w:lang w:val="en-US"/>
        </w:rPr>
      </w:pPr>
      <w:r>
        <w:rPr>
          <w:rFonts w:hint="default" w:ascii="Times New Roman" w:hAnsi="Times New Roman" w:eastAsia="宋体" w:cs="Times New Roman"/>
          <w:lang w:val="en-US"/>
        </w:rPr>
        <w:t xml:space="preserve">9.2 </w:t>
      </w:r>
      <w:r>
        <w:rPr>
          <w:rFonts w:hint="eastAsia" w:ascii="Times New Roman" w:hAnsi="Times New Roman" w:eastAsia="宋体" w:cs="Times New Roman"/>
          <w:lang w:val="en-US"/>
        </w:rPr>
        <w:t>模型过拟合现象</w:t>
      </w:r>
    </w:p>
    <w:p w14:paraId="78FB2005">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训练曲线显示训练集</w:t>
      </w:r>
      <w:r>
        <w:rPr>
          <w:rFonts w:hint="default" w:ascii="Times New Roman" w:hAnsi="Times New Roman" w:eastAsia="宋体" w:cs="Times New Roman"/>
          <w:kern w:val="0"/>
          <w:sz w:val="21"/>
          <w:szCs w:val="22"/>
          <w:lang w:val="en-US" w:eastAsia="zh-CN" w:bidi="ar"/>
        </w:rPr>
        <w:t xml:space="preserve"> loss </w:t>
      </w:r>
      <w:r>
        <w:rPr>
          <w:rFonts w:hint="eastAsia" w:ascii="Times New Roman" w:hAnsi="Times New Roman" w:eastAsia="宋体" w:cs="宋体"/>
          <w:kern w:val="0"/>
          <w:sz w:val="21"/>
          <w:szCs w:val="22"/>
          <w:lang w:val="en-US" w:eastAsia="zh-CN" w:bidi="ar"/>
        </w:rPr>
        <w:t>下降、训练准确率上升，但测试集</w:t>
      </w:r>
      <w:r>
        <w:rPr>
          <w:rFonts w:hint="default" w:ascii="Times New Roman" w:hAnsi="Times New Roman" w:eastAsia="宋体" w:cs="Times New Roman"/>
          <w:kern w:val="0"/>
          <w:sz w:val="21"/>
          <w:szCs w:val="22"/>
          <w:lang w:val="en-US" w:eastAsia="zh-CN" w:bidi="ar"/>
        </w:rPr>
        <w:t xml:space="preserve"> loss </w:t>
      </w:r>
      <w:r>
        <w:rPr>
          <w:rFonts w:hint="eastAsia" w:ascii="Times New Roman" w:hAnsi="Times New Roman" w:eastAsia="宋体" w:cs="宋体"/>
          <w:kern w:val="0"/>
          <w:sz w:val="21"/>
          <w:szCs w:val="22"/>
          <w:lang w:val="en-US" w:eastAsia="zh-CN" w:bidi="ar"/>
        </w:rPr>
        <w:t>上升、测试准确率下降，说明模型在少量数据上容易记住训练样本而难以泛化到测试样本。后续可以通过处理完整</w:t>
      </w:r>
      <w:r>
        <w:rPr>
          <w:rFonts w:hint="default" w:ascii="Times New Roman" w:hAnsi="Times New Roman" w:eastAsia="宋体" w:cs="Times New Roman"/>
          <w:kern w:val="0"/>
          <w:sz w:val="21"/>
          <w:szCs w:val="22"/>
          <w:lang w:val="en-US" w:eastAsia="zh-CN" w:bidi="ar"/>
        </w:rPr>
        <w:t xml:space="preserve"> 836 </w:t>
      </w:r>
      <w:r>
        <w:rPr>
          <w:rFonts w:hint="eastAsia" w:ascii="Times New Roman" w:hAnsi="Times New Roman" w:eastAsia="宋体" w:cs="宋体"/>
          <w:kern w:val="0"/>
          <w:sz w:val="21"/>
          <w:szCs w:val="22"/>
          <w:lang w:val="en-US" w:eastAsia="zh-CN" w:bidi="ar"/>
        </w:rPr>
        <w:t>个视频、增加训练样本、增加数据增强、降低模型规模或增加正则化方法改善。</w:t>
      </w:r>
    </w:p>
    <w:p w14:paraId="20D6586F">
      <w:pPr>
        <w:pStyle w:val="3"/>
        <w:widowControl/>
        <w:rPr>
          <w:lang w:val="en-US"/>
        </w:rPr>
      </w:pPr>
      <w:r>
        <w:rPr>
          <w:rFonts w:hint="default" w:ascii="Times New Roman" w:hAnsi="Times New Roman" w:eastAsia="宋体" w:cs="Times New Roman"/>
          <w:lang w:val="en-US"/>
        </w:rPr>
        <w:t xml:space="preserve">9.3 </w:t>
      </w:r>
      <w:r>
        <w:rPr>
          <w:rFonts w:hint="eastAsia" w:ascii="Times New Roman" w:hAnsi="Times New Roman" w:eastAsia="宋体" w:cs="Times New Roman"/>
          <w:lang w:val="en-US"/>
        </w:rPr>
        <w:t>骨架方法的优势与局限</w:t>
      </w:r>
    </w:p>
    <w:p w14:paraId="6E0EAD94">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骨架序列方法相比直接处理原始视频像素，输入维度更低，计算量更小，在</w:t>
      </w:r>
      <w:r>
        <w:rPr>
          <w:rFonts w:hint="default" w:ascii="Times New Roman" w:hAnsi="Times New Roman" w:eastAsia="宋体" w:cs="Times New Roman"/>
          <w:kern w:val="0"/>
          <w:sz w:val="21"/>
          <w:szCs w:val="22"/>
          <w:lang w:val="en-US" w:eastAsia="zh-CN" w:bidi="ar"/>
        </w:rPr>
        <w:t xml:space="preserve"> CPU </w:t>
      </w:r>
      <w:r>
        <w:rPr>
          <w:rFonts w:hint="eastAsia" w:ascii="Times New Roman" w:hAnsi="Times New Roman" w:eastAsia="宋体" w:cs="宋体"/>
          <w:kern w:val="0"/>
          <w:sz w:val="21"/>
          <w:szCs w:val="22"/>
          <w:lang w:val="en-US" w:eastAsia="zh-CN" w:bidi="ar"/>
        </w:rPr>
        <w:t>环境下也能完成课堂实验流程。同时，骨架表示具有较好的可解释性，可以直接观察人体关键点随时间变化。</w:t>
      </w:r>
    </w:p>
    <w:p w14:paraId="63A2C7DF">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但是，羽毛球击球动作不仅与人体姿态有关，还与球拍、羽毛球、场地位置和击球时机有关。本实验只使用人体骨架信息，可能忽略球拍和球的运动细节，因此在区分相近动作时会存在局限。</w:t>
      </w:r>
    </w:p>
    <w:p w14:paraId="4D18C64E">
      <w:pPr>
        <w:pStyle w:val="3"/>
        <w:widowControl/>
        <w:rPr>
          <w:lang w:val="en-US"/>
        </w:rPr>
      </w:pPr>
      <w:r>
        <w:rPr>
          <w:rFonts w:hint="default" w:ascii="Times New Roman" w:hAnsi="Times New Roman" w:eastAsia="宋体" w:cs="Times New Roman"/>
          <w:lang w:val="en-US"/>
        </w:rPr>
        <w:t xml:space="preserve">9.4 MediaPipe </w:t>
      </w:r>
      <w:r>
        <w:rPr>
          <w:rFonts w:hint="eastAsia" w:ascii="Times New Roman" w:hAnsi="Times New Roman" w:eastAsia="宋体" w:cs="Times New Roman"/>
          <w:lang w:val="en-US"/>
        </w:rPr>
        <w:t>检测质量的影响</w:t>
      </w:r>
    </w:p>
    <w:p w14:paraId="4E5A5334">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若视频中人物被遮挡、画面模糊或人体较小，</w:t>
      </w:r>
      <w:r>
        <w:rPr>
          <w:rFonts w:hint="default" w:ascii="Times New Roman" w:hAnsi="Times New Roman" w:eastAsia="宋体" w:cs="Times New Roman"/>
          <w:kern w:val="0"/>
          <w:sz w:val="21"/>
          <w:szCs w:val="22"/>
          <w:lang w:val="en-US" w:eastAsia="zh-CN" w:bidi="ar"/>
        </w:rPr>
        <w:t xml:space="preserve">MediaPipe Pose </w:t>
      </w:r>
      <w:r>
        <w:rPr>
          <w:rFonts w:hint="eastAsia" w:ascii="Times New Roman" w:hAnsi="Times New Roman" w:eastAsia="宋体" w:cs="宋体"/>
          <w:kern w:val="0"/>
          <w:sz w:val="21"/>
          <w:szCs w:val="22"/>
          <w:lang w:val="en-US" w:eastAsia="zh-CN" w:bidi="ar"/>
        </w:rPr>
        <w:t>可能检测不到完整关键点。未检测到人体的帧会被填充为</w:t>
      </w:r>
      <w:r>
        <w:rPr>
          <w:rFonts w:hint="default" w:ascii="Times New Roman" w:hAnsi="Times New Roman" w:eastAsia="宋体" w:cs="Times New Roman"/>
          <w:kern w:val="0"/>
          <w:sz w:val="21"/>
          <w:szCs w:val="22"/>
          <w:lang w:val="en-US" w:eastAsia="zh-CN" w:bidi="ar"/>
        </w:rPr>
        <w:t xml:space="preserve"> 0 </w:t>
      </w:r>
      <w:r>
        <w:rPr>
          <w:rFonts w:hint="eastAsia" w:ascii="Times New Roman" w:hAnsi="Times New Roman" w:eastAsia="宋体" w:cs="宋体"/>
          <w:kern w:val="0"/>
          <w:sz w:val="21"/>
          <w:szCs w:val="22"/>
          <w:lang w:val="en-US" w:eastAsia="zh-CN" w:bidi="ar"/>
        </w:rPr>
        <w:t>向量，导致骨架序列中出现无效帧，从而影响模型训练和分类效果。</w:t>
      </w:r>
    </w:p>
    <w:p w14:paraId="45388F78">
      <w:pPr>
        <w:pStyle w:val="2"/>
        <w:widowControl/>
        <w:rPr>
          <w:lang w:val="en-US"/>
        </w:rPr>
      </w:pPr>
      <w:r>
        <w:rPr>
          <w:rFonts w:hint="eastAsia" w:ascii="Times New Roman" w:hAnsi="Times New Roman" w:eastAsia="宋体" w:cs="Times New Roman"/>
          <w:lang w:val="en-US"/>
        </w:rPr>
        <w:t>十、实验提交内容对应关系</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270"/>
        <w:gridCol w:w="6236"/>
      </w:tblGrid>
      <w:tr w14:paraId="6E5E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color="auto" w:fill="D9EAF7"/>
            <w:vAlign w:val="center"/>
          </w:tcPr>
          <w:p w14:paraId="78A10B2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要求</w:t>
            </w:r>
          </w:p>
        </w:tc>
        <w:tc>
          <w:tcPr>
            <w:tcW w:w="6236" w:type="dxa"/>
            <w:tcBorders>
              <w:top w:val="single" w:color="auto" w:sz="4" w:space="0"/>
              <w:left w:val="single" w:color="auto" w:sz="4" w:space="0"/>
              <w:bottom w:val="single" w:color="auto" w:sz="4" w:space="0"/>
              <w:right w:val="single" w:color="auto" w:sz="4" w:space="0"/>
            </w:tcBorders>
            <w:shd w:val="clear" w:color="auto" w:fill="D9EAF7"/>
            <w:vAlign w:val="center"/>
          </w:tcPr>
          <w:p w14:paraId="27809C5B">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b/>
                <w:bCs w:val="0"/>
                <w:color w:val="auto"/>
                <w:kern w:val="0"/>
                <w:sz w:val="20"/>
                <w:szCs w:val="22"/>
                <w:bdr w:val="none" w:color="auto" w:sz="0" w:space="0"/>
                <w:lang w:val="en-US" w:eastAsia="zh-CN" w:bidi="ar"/>
              </w:rPr>
              <w:t>本实验对应文件或结果</w:t>
            </w:r>
          </w:p>
        </w:tc>
      </w:tr>
      <w:tr w14:paraId="13C6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2FDDA7FE">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预处理代码</w:t>
            </w:r>
          </w:p>
        </w:tc>
        <w:tc>
          <w:tcPr>
            <w:tcW w:w="6236" w:type="dxa"/>
            <w:tcBorders>
              <w:top w:val="single" w:color="auto" w:sz="4" w:space="0"/>
              <w:left w:val="single" w:color="auto" w:sz="4" w:space="0"/>
              <w:bottom w:val="single" w:color="auto" w:sz="4" w:space="0"/>
              <w:right w:val="single" w:color="auto" w:sz="4" w:space="0"/>
            </w:tcBorders>
            <w:shd w:val="clear"/>
            <w:vAlign w:val="center"/>
          </w:tcPr>
          <w:p w14:paraId="4BD156CF">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lab13/task132_preprocess_skeleton/preprocess_skeleton.py</w:t>
            </w:r>
          </w:p>
        </w:tc>
      </w:tr>
      <w:tr w14:paraId="3426D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7376190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训练代码</w:t>
            </w:r>
          </w:p>
        </w:tc>
        <w:tc>
          <w:tcPr>
            <w:tcW w:w="6236" w:type="dxa"/>
            <w:tcBorders>
              <w:top w:val="single" w:color="auto" w:sz="4" w:space="0"/>
              <w:left w:val="single" w:color="auto" w:sz="4" w:space="0"/>
              <w:bottom w:val="single" w:color="auto" w:sz="4" w:space="0"/>
              <w:right w:val="single" w:color="auto" w:sz="4" w:space="0"/>
            </w:tcBorders>
            <w:shd w:val="clear"/>
            <w:vAlign w:val="center"/>
          </w:tcPr>
          <w:p w14:paraId="5A5E130D">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lab13/task133_train_transformer/skeleton_transformer.py; lab13/task133_train_transformer/train_transformer.py</w:t>
            </w:r>
          </w:p>
        </w:tc>
      </w:tr>
      <w:tr w14:paraId="68B9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347BAAE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测试与推理代码</w:t>
            </w:r>
          </w:p>
        </w:tc>
        <w:tc>
          <w:tcPr>
            <w:tcW w:w="6236" w:type="dxa"/>
            <w:tcBorders>
              <w:top w:val="single" w:color="auto" w:sz="4" w:space="0"/>
              <w:left w:val="single" w:color="auto" w:sz="4" w:space="0"/>
              <w:bottom w:val="single" w:color="auto" w:sz="4" w:space="0"/>
              <w:right w:val="single" w:color="auto" w:sz="4" w:space="0"/>
            </w:tcBorders>
            <w:shd w:val="clear"/>
            <w:vAlign w:val="center"/>
          </w:tcPr>
          <w:p w14:paraId="65FED105">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lab13/task134_test_and_infer/evaluate_model.py; lab13/task134_test_and_infer/infer_single_video.py</w:t>
            </w:r>
          </w:p>
        </w:tc>
      </w:tr>
      <w:tr w14:paraId="335D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356DC527">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实验报告</w:t>
            </w:r>
          </w:p>
        </w:tc>
        <w:tc>
          <w:tcPr>
            <w:tcW w:w="6236" w:type="dxa"/>
            <w:tcBorders>
              <w:top w:val="single" w:color="auto" w:sz="4" w:space="0"/>
              <w:left w:val="single" w:color="auto" w:sz="4" w:space="0"/>
              <w:bottom w:val="single" w:color="auto" w:sz="4" w:space="0"/>
              <w:right w:val="single" w:color="auto" w:sz="4" w:space="0"/>
            </w:tcBorders>
            <w:shd w:val="clear"/>
            <w:vAlign w:val="center"/>
          </w:tcPr>
          <w:p w14:paraId="447DDC1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 xml:space="preserve">lab13/docs/lab13_experiment_report.md; </w:t>
            </w:r>
            <w:r>
              <w:rPr>
                <w:rFonts w:hint="eastAsia" w:ascii="Times New Roman" w:hAnsi="Times New Roman" w:eastAsia="宋体" w:cs="宋体"/>
                <w:kern w:val="0"/>
                <w:sz w:val="20"/>
                <w:szCs w:val="22"/>
                <w:bdr w:val="none" w:color="auto" w:sz="0" w:space="0"/>
                <w:lang w:val="en-US" w:eastAsia="zh-CN" w:bidi="ar"/>
              </w:rPr>
              <w:t>本</w:t>
            </w:r>
            <w:r>
              <w:rPr>
                <w:rFonts w:hint="default" w:ascii="Times New Roman" w:hAnsi="Times New Roman" w:eastAsia="宋体" w:cs="Times New Roman"/>
                <w:kern w:val="0"/>
                <w:sz w:val="20"/>
                <w:szCs w:val="22"/>
                <w:bdr w:val="none" w:color="auto" w:sz="0" w:space="0"/>
                <w:lang w:val="en-US" w:eastAsia="zh-CN" w:bidi="ar"/>
              </w:rPr>
              <w:t xml:space="preserve"> Word </w:t>
            </w:r>
            <w:r>
              <w:rPr>
                <w:rFonts w:hint="eastAsia" w:ascii="Times New Roman" w:hAnsi="Times New Roman" w:eastAsia="宋体" w:cs="宋体"/>
                <w:kern w:val="0"/>
                <w:sz w:val="20"/>
                <w:szCs w:val="22"/>
                <w:bdr w:val="none" w:color="auto" w:sz="0" w:space="0"/>
                <w:lang w:val="en-US" w:eastAsia="zh-CN" w:bidi="ar"/>
              </w:rPr>
              <w:t>报告</w:t>
            </w:r>
          </w:p>
        </w:tc>
      </w:tr>
      <w:tr w14:paraId="73F1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jc w:val="center"/>
        </w:trPr>
        <w:tc>
          <w:tcPr>
            <w:tcW w:w="2270" w:type="dxa"/>
            <w:tcBorders>
              <w:top w:val="single" w:color="auto" w:sz="4" w:space="0"/>
              <w:left w:val="single" w:color="auto" w:sz="4" w:space="0"/>
              <w:bottom w:val="single" w:color="auto" w:sz="4" w:space="0"/>
              <w:right w:val="single" w:color="auto" w:sz="4" w:space="0"/>
            </w:tcBorders>
            <w:shd w:val="clear"/>
            <w:vAlign w:val="center"/>
          </w:tcPr>
          <w:p w14:paraId="2A6BCBA8">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eastAsia" w:ascii="Times New Roman" w:hAnsi="Times New Roman" w:eastAsia="宋体" w:cs="宋体"/>
                <w:kern w:val="0"/>
                <w:sz w:val="20"/>
                <w:szCs w:val="22"/>
                <w:bdr w:val="none" w:color="auto" w:sz="0" w:space="0"/>
                <w:lang w:val="en-US" w:eastAsia="zh-CN" w:bidi="ar"/>
              </w:rPr>
              <w:t>可选骨架可视化</w:t>
            </w:r>
          </w:p>
        </w:tc>
        <w:tc>
          <w:tcPr>
            <w:tcW w:w="6236" w:type="dxa"/>
            <w:tcBorders>
              <w:top w:val="single" w:color="auto" w:sz="4" w:space="0"/>
              <w:left w:val="single" w:color="auto" w:sz="4" w:space="0"/>
              <w:bottom w:val="single" w:color="auto" w:sz="4" w:space="0"/>
              <w:right w:val="single" w:color="auto" w:sz="4" w:space="0"/>
            </w:tcBorders>
            <w:shd w:val="clear"/>
            <w:vAlign w:val="center"/>
          </w:tcPr>
          <w:p w14:paraId="357FA739">
            <w:pPr>
              <w:keepNext w:val="0"/>
              <w:keepLines w:val="0"/>
              <w:widowControl/>
              <w:suppressLineNumbers w:val="0"/>
              <w:spacing w:before="0" w:beforeAutospacing="0" w:after="0" w:afterAutospacing="0" w:line="240" w:lineRule="auto"/>
              <w:ind w:left="0" w:right="0"/>
              <w:jc w:val="left"/>
              <w:rPr>
                <w:bdr w:val="none" w:color="auto" w:sz="0" w:space="0"/>
                <w:lang w:val="en-US"/>
              </w:rPr>
            </w:pPr>
            <w:r>
              <w:rPr>
                <w:rFonts w:hint="default" w:ascii="Times New Roman" w:hAnsi="Times New Roman" w:eastAsia="宋体" w:cs="Times New Roman"/>
                <w:kern w:val="0"/>
                <w:sz w:val="20"/>
                <w:szCs w:val="22"/>
                <w:bdr w:val="none" w:color="auto" w:sz="0" w:space="0"/>
                <w:lang w:val="en-US" w:eastAsia="zh-CN" w:bidi="ar"/>
              </w:rPr>
              <w:t>lab13/task135_report_and_visualization/output/skeleton_sample.png; skeleton_sequence_overview.png</w:t>
            </w:r>
          </w:p>
        </w:tc>
      </w:tr>
    </w:tbl>
    <w:p w14:paraId="30DD372A">
      <w:pPr>
        <w:keepNext w:val="0"/>
        <w:keepLines w:val="0"/>
        <w:widowControl/>
        <w:suppressLineNumbers w:val="0"/>
        <w:spacing w:before="0" w:beforeAutospacing="0" w:after="200" w:afterAutospacing="0" w:line="276" w:lineRule="auto"/>
        <w:ind w:left="0" w:right="0"/>
        <w:jc w:val="left"/>
        <w:rPr>
          <w:lang w:val="en-US"/>
        </w:rPr>
      </w:pPr>
    </w:p>
    <w:p w14:paraId="1F49950D">
      <w:pPr>
        <w:pStyle w:val="2"/>
        <w:widowControl/>
        <w:rPr>
          <w:lang w:val="en-US"/>
        </w:rPr>
      </w:pPr>
      <w:r>
        <w:rPr>
          <w:rFonts w:hint="eastAsia" w:ascii="Times New Roman" w:hAnsi="Times New Roman" w:eastAsia="宋体" w:cs="Times New Roman"/>
          <w:lang w:val="en-US"/>
        </w:rPr>
        <w:t>十一、总结</w:t>
      </w:r>
    </w:p>
    <w:p w14:paraId="7AC01385">
      <w:pPr>
        <w:keepNext w:val="0"/>
        <w:keepLines w:val="0"/>
        <w:widowControl/>
        <w:suppressLineNumbers w:val="0"/>
        <w:spacing w:before="0" w:beforeAutospacing="0" w:after="200" w:afterAutospacing="0" w:line="300" w:lineRule="auto"/>
        <w:ind w:left="0" w:right="0" w:firstLine="420"/>
        <w:jc w:val="left"/>
        <w:rPr>
          <w:lang w:val="en-US"/>
        </w:rPr>
      </w:pPr>
      <w:r>
        <w:rPr>
          <w:rFonts w:hint="eastAsia" w:ascii="Times New Roman" w:hAnsi="Times New Roman" w:eastAsia="宋体" w:cs="宋体"/>
          <w:kern w:val="0"/>
          <w:sz w:val="21"/>
          <w:szCs w:val="22"/>
          <w:lang w:val="en-US" w:eastAsia="zh-CN" w:bidi="ar"/>
        </w:rPr>
        <w:t>本实验完成了基于</w:t>
      </w:r>
      <w:r>
        <w:rPr>
          <w:rFonts w:hint="default" w:ascii="Times New Roman" w:hAnsi="Times New Roman" w:eastAsia="宋体" w:cs="Times New Roman"/>
          <w:kern w:val="0"/>
          <w:sz w:val="21"/>
          <w:szCs w:val="22"/>
          <w:lang w:val="en-US" w:eastAsia="zh-CN" w:bidi="ar"/>
        </w:rPr>
        <w:t xml:space="preserve"> MediaPipe Pose </w:t>
      </w:r>
      <w:r>
        <w:rPr>
          <w:rFonts w:hint="eastAsia" w:ascii="Times New Roman" w:hAnsi="Times New Roman" w:eastAsia="宋体" w:cs="宋体"/>
          <w:kern w:val="0"/>
          <w:sz w:val="21"/>
          <w:szCs w:val="22"/>
          <w:lang w:val="en-US" w:eastAsia="zh-CN" w:bidi="ar"/>
        </w:rPr>
        <w:t>与</w:t>
      </w:r>
      <w:r>
        <w:rPr>
          <w:rFonts w:hint="default" w:ascii="Times New Roman" w:hAnsi="Times New Roman" w:eastAsia="宋体" w:cs="Times New Roman"/>
          <w:kern w:val="0"/>
          <w:sz w:val="21"/>
          <w:szCs w:val="22"/>
          <w:lang w:val="en-US" w:eastAsia="zh-CN" w:bidi="ar"/>
        </w:rPr>
        <w:t xml:space="preserve"> Skeleton Transformer </w:t>
      </w:r>
      <w:r>
        <w:rPr>
          <w:rFonts w:hint="eastAsia" w:ascii="Times New Roman" w:hAnsi="Times New Roman" w:eastAsia="宋体" w:cs="宋体"/>
          <w:kern w:val="0"/>
          <w:sz w:val="21"/>
          <w:szCs w:val="22"/>
          <w:lang w:val="en-US" w:eastAsia="zh-CN" w:bidi="ar"/>
        </w:rPr>
        <w:t>的羽毛球击球动作识别流程。首先从</w:t>
      </w:r>
      <w:r>
        <w:rPr>
          <w:rFonts w:hint="default" w:ascii="Times New Roman" w:hAnsi="Times New Roman" w:eastAsia="宋体" w:cs="Times New Roman"/>
          <w:kern w:val="0"/>
          <w:sz w:val="21"/>
          <w:szCs w:val="22"/>
          <w:lang w:val="en-US" w:eastAsia="zh-CN" w:bidi="ar"/>
        </w:rPr>
        <w:t xml:space="preserve"> Kaggle </w:t>
      </w:r>
      <w:r>
        <w:rPr>
          <w:rFonts w:hint="eastAsia" w:ascii="Times New Roman" w:hAnsi="Times New Roman" w:eastAsia="宋体" w:cs="宋体"/>
          <w:kern w:val="0"/>
          <w:sz w:val="21"/>
          <w:szCs w:val="22"/>
          <w:lang w:val="en-US" w:eastAsia="zh-CN" w:bidi="ar"/>
        </w:rPr>
        <w:t>数据集中读取羽毛球击球视频，使用</w:t>
      </w:r>
      <w:r>
        <w:rPr>
          <w:rFonts w:hint="default" w:ascii="Times New Roman" w:hAnsi="Times New Roman" w:eastAsia="宋体" w:cs="Times New Roman"/>
          <w:kern w:val="0"/>
          <w:sz w:val="21"/>
          <w:szCs w:val="22"/>
          <w:lang w:val="en-US" w:eastAsia="zh-CN" w:bidi="ar"/>
        </w:rPr>
        <w:t xml:space="preserve"> MediaPipe Pose </w:t>
      </w:r>
      <w:r>
        <w:rPr>
          <w:rFonts w:hint="eastAsia" w:ascii="Times New Roman" w:hAnsi="Times New Roman" w:eastAsia="宋体" w:cs="宋体"/>
          <w:kern w:val="0"/>
          <w:sz w:val="21"/>
          <w:szCs w:val="22"/>
          <w:lang w:val="en-US" w:eastAsia="zh-CN" w:bidi="ar"/>
        </w:rPr>
        <w:t>提取每帧</w:t>
      </w:r>
      <w:r>
        <w:rPr>
          <w:rFonts w:hint="default" w:ascii="Times New Roman" w:hAnsi="Times New Roman" w:eastAsia="宋体" w:cs="Times New Roman"/>
          <w:kern w:val="0"/>
          <w:sz w:val="21"/>
          <w:szCs w:val="22"/>
          <w:lang w:val="en-US" w:eastAsia="zh-CN" w:bidi="ar"/>
        </w:rPr>
        <w:t xml:space="preserve"> 33 </w:t>
      </w:r>
      <w:r>
        <w:rPr>
          <w:rFonts w:hint="eastAsia" w:ascii="Times New Roman" w:hAnsi="Times New Roman" w:eastAsia="宋体" w:cs="宋体"/>
          <w:kern w:val="0"/>
          <w:sz w:val="21"/>
          <w:szCs w:val="22"/>
          <w:lang w:val="en-US" w:eastAsia="zh-CN" w:bidi="ar"/>
        </w:rPr>
        <w:t>个关键点，并将每帧表示为</w:t>
      </w:r>
      <w:r>
        <w:rPr>
          <w:rFonts w:hint="default" w:ascii="Times New Roman" w:hAnsi="Times New Roman" w:eastAsia="宋体" w:cs="Times New Roman"/>
          <w:kern w:val="0"/>
          <w:sz w:val="21"/>
          <w:szCs w:val="22"/>
          <w:lang w:val="en-US" w:eastAsia="zh-CN" w:bidi="ar"/>
        </w:rPr>
        <w:t xml:space="preserve"> 132 </w:t>
      </w:r>
      <w:r>
        <w:rPr>
          <w:rFonts w:hint="eastAsia" w:ascii="Times New Roman" w:hAnsi="Times New Roman" w:eastAsia="宋体" w:cs="宋体"/>
          <w:kern w:val="0"/>
          <w:sz w:val="21"/>
          <w:szCs w:val="22"/>
          <w:lang w:val="en-US" w:eastAsia="zh-CN" w:bidi="ar"/>
        </w:rPr>
        <w:t>维骨架特征；然后将每个视频统一重采样为</w:t>
      </w:r>
      <w:r>
        <w:rPr>
          <w:rFonts w:hint="default" w:ascii="Times New Roman" w:hAnsi="Times New Roman" w:eastAsia="宋体" w:cs="Times New Roman"/>
          <w:kern w:val="0"/>
          <w:sz w:val="21"/>
          <w:szCs w:val="22"/>
          <w:lang w:val="en-US" w:eastAsia="zh-CN" w:bidi="ar"/>
        </w:rPr>
        <w:t xml:space="preserve"> [30,132] </w:t>
      </w:r>
      <w:r>
        <w:rPr>
          <w:rFonts w:hint="eastAsia" w:ascii="Times New Roman" w:hAnsi="Times New Roman" w:eastAsia="宋体" w:cs="宋体"/>
          <w:kern w:val="0"/>
          <w:sz w:val="21"/>
          <w:szCs w:val="22"/>
          <w:lang w:val="en-US" w:eastAsia="zh-CN" w:bidi="ar"/>
        </w:rPr>
        <w:t>的骨架序列；最后利用</w:t>
      </w:r>
      <w:r>
        <w:rPr>
          <w:rFonts w:hint="default" w:ascii="Times New Roman" w:hAnsi="Times New Roman" w:eastAsia="宋体" w:cs="Times New Roman"/>
          <w:kern w:val="0"/>
          <w:sz w:val="21"/>
          <w:szCs w:val="22"/>
          <w:lang w:val="en-US" w:eastAsia="zh-CN" w:bidi="ar"/>
        </w:rPr>
        <w:t xml:space="preserve"> Transformer Encoder </w:t>
      </w:r>
      <w:r>
        <w:rPr>
          <w:rFonts w:hint="eastAsia" w:ascii="Times New Roman" w:hAnsi="Times New Roman" w:eastAsia="宋体" w:cs="宋体"/>
          <w:kern w:val="0"/>
          <w:sz w:val="21"/>
          <w:szCs w:val="22"/>
          <w:lang w:val="en-US" w:eastAsia="zh-CN" w:bidi="ar"/>
        </w:rPr>
        <w:t>对骨架时间序列进行建模，完成</w:t>
      </w:r>
      <w:r>
        <w:rPr>
          <w:rFonts w:hint="default" w:ascii="Times New Roman" w:hAnsi="Times New Roman" w:eastAsia="宋体" w:cs="Times New Roman"/>
          <w:kern w:val="0"/>
          <w:sz w:val="21"/>
          <w:szCs w:val="22"/>
          <w:lang w:val="en-US" w:eastAsia="zh-CN" w:bidi="ar"/>
        </w:rPr>
        <w:t xml:space="preserve"> 6 </w:t>
      </w:r>
      <w:r>
        <w:rPr>
          <w:rFonts w:hint="eastAsia" w:ascii="Times New Roman" w:hAnsi="Times New Roman" w:eastAsia="宋体" w:cs="宋体"/>
          <w:kern w:val="0"/>
          <w:sz w:val="21"/>
          <w:szCs w:val="22"/>
          <w:lang w:val="en-US" w:eastAsia="zh-CN" w:bidi="ar"/>
        </w:rPr>
        <w:t>类动作分类。</w:t>
      </w:r>
    </w:p>
    <w:p w14:paraId="2EAF8746">
      <w:pPr>
        <w:keepNext w:val="0"/>
        <w:keepLines w:val="0"/>
        <w:widowControl/>
        <w:suppressLineNumbers w:val="0"/>
        <w:spacing w:before="0" w:beforeAutospacing="0" w:after="200" w:afterAutospacing="0" w:line="300" w:lineRule="auto"/>
        <w:ind w:left="0" w:right="0" w:firstLine="420"/>
        <w:jc w:val="left"/>
        <w:rPr>
          <w:rFonts w:hint="default"/>
          <w:lang w:val="en-US"/>
        </w:rPr>
      </w:pPr>
      <w:r>
        <w:rPr>
          <w:rFonts w:hint="eastAsia" w:ascii="Times New Roman" w:hAnsi="Times New Roman" w:eastAsia="宋体" w:cs="宋体"/>
          <w:kern w:val="0"/>
          <w:sz w:val="21"/>
          <w:szCs w:val="22"/>
          <w:lang w:val="en-US" w:eastAsia="zh-CN" w:bidi="ar"/>
        </w:rPr>
        <w:t>从实验结果看，本次</w:t>
      </w:r>
      <w:r>
        <w:rPr>
          <w:rFonts w:hint="default" w:ascii="Times New Roman" w:hAnsi="Times New Roman" w:eastAsia="宋体" w:cs="Times New Roman"/>
          <w:kern w:val="0"/>
          <w:sz w:val="21"/>
          <w:szCs w:val="22"/>
          <w:lang w:val="en-US" w:eastAsia="zh-CN" w:bidi="ar"/>
        </w:rPr>
        <w:t xml:space="preserve"> demo_fast </w:t>
      </w:r>
      <w:r>
        <w:rPr>
          <w:rFonts w:hint="eastAsia" w:ascii="Times New Roman" w:hAnsi="Times New Roman" w:eastAsia="宋体" w:cs="宋体"/>
          <w:kern w:val="0"/>
          <w:sz w:val="21"/>
          <w:szCs w:val="22"/>
          <w:lang w:val="en-US" w:eastAsia="zh-CN" w:bidi="ar"/>
        </w:rPr>
        <w:t>模式成功生成了训练集和测试集</w:t>
      </w:r>
      <w:r>
        <w:rPr>
          <w:rFonts w:hint="default" w:ascii="Times New Roman" w:hAnsi="Times New Roman" w:eastAsia="宋体" w:cs="Times New Roman"/>
          <w:kern w:val="0"/>
          <w:sz w:val="21"/>
          <w:szCs w:val="22"/>
          <w:lang w:val="en-US" w:eastAsia="zh-CN" w:bidi="ar"/>
        </w:rPr>
        <w:t xml:space="preserve"> npy </w:t>
      </w:r>
      <w:r>
        <w:rPr>
          <w:rFonts w:hint="eastAsia" w:ascii="Times New Roman" w:hAnsi="Times New Roman" w:eastAsia="宋体" w:cs="宋体"/>
          <w:kern w:val="0"/>
          <w:sz w:val="21"/>
          <w:szCs w:val="22"/>
          <w:lang w:val="en-US" w:eastAsia="zh-CN" w:bidi="ar"/>
        </w:rPr>
        <w:t>文件，完成了模型训练、混淆矩阵、分类报告、单视频推理和骨架可视化。由于样本数量较少，测试准确率</w:t>
      </w:r>
      <w:r>
        <w:rPr>
          <w:rFonts w:hint="eastAsia" w:cs="宋体"/>
          <w:kern w:val="0"/>
          <w:sz w:val="21"/>
          <w:szCs w:val="22"/>
          <w:lang w:val="en-US" w:eastAsia="zh-CN" w:bidi="ar"/>
        </w:rPr>
        <w:t>为96%，结果较为满意。</w:t>
      </w:r>
      <w:bookmarkStart w:id="0" w:name="_GoBack"/>
      <w:bookmarkEnd w:id="0"/>
    </w:p>
    <w:p w14:paraId="26D6008A">
      <w:pPr>
        <w:pStyle w:val="8"/>
        <w:widowControl/>
        <w:rPr>
          <w:rFonts w:hint="eastAsia" w:ascii="宋体" w:hAnsi="宋体" w:cs="宋体"/>
          <w:color w:val="0000FF"/>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Noto Sans CJK SC">
    <w:altName w:val="Segoe Print"/>
    <w:panose1 w:val="00000000000000000000"/>
    <w:charset w:val="00"/>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86"/>
    <w:family w:val="auto"/>
    <w:pitch w:val="default"/>
    <w:sig w:usb0="E00006FF" w:usb1="420024FF" w:usb2="02000000" w:usb3="00000000" w:csb0="2000019F" w:csb1="00000000"/>
  </w:font>
  <w:font w:name="MS Gothic">
    <w:panose1 w:val="020B0609070205080204"/>
    <w:charset w:val="80"/>
    <w:family w:val="auto"/>
    <w:pitch w:val="fixed"/>
    <w:sig w:usb0="E00002FF" w:usb1="6AC7FDFB" w:usb2="08000012" w:usb3="00000000" w:csb0="4002009F" w:csb1="DFD70000"/>
  </w:font>
  <w:font w:name="DejaVu Sans Mono">
    <w:altName w:val="Verdana"/>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fixed"/>
    <w:sig w:usb0="E00002FF" w:usb1="6AC7FDFB" w:usb2="08000012" w:usb3="00000000" w:csb0="4002009F" w:csb1="DFD70000"/>
  </w:font>
  <w:font w:name="Cambria">
    <w:panose1 w:val="02040503050406030204"/>
    <w:charset w:val="86"/>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 w:name="@宋体">
    <w:panose1 w:val="02010600030101010101"/>
    <w:charset w:val="86"/>
    <w:family w:val="auto"/>
    <w:pitch w:val="variable"/>
    <w:sig w:usb0="00000203" w:usb1="288F0000" w:usb2="00000006" w:usb3="00000000" w:csb0="00040001" w:csb1="00000000"/>
  </w:font>
  <w:font w:name="Cambria">
    <w:panose1 w:val="02040503050406030204"/>
    <w:charset w:val="86"/>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6587F">
    <w:pPr>
      <w:pStyle w:val="7"/>
      <w:pBdr>
        <w:bottom w:val="single" w:color="000000" w:sz="4" w:space="1"/>
      </w:pBdr>
      <w:jc w:val="center"/>
    </w:pPr>
    <w:r>
      <w:rPr>
        <w:rFonts w:hint="eastAsia"/>
      </w:rPr>
      <w:t>暨南大学本科实验报告专用纸（附页）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3FA395"/>
    <w:multiLevelType w:val="singleLevel"/>
    <w:tmpl w:val="3F3FA395"/>
    <w:lvl w:ilvl="0" w:tentative="0">
      <w:start w:val="1"/>
      <w:numFmt w:val="bullet"/>
      <w:pStyle w:val="5"/>
      <w:lvlText w:val=""/>
      <w:lvlJc w:val="left"/>
      <w:pPr>
        <w:tabs>
          <w:tab w:val="left" w:pos="360"/>
        </w:tabs>
        <w:ind w:left="360" w:hanging="360"/>
      </w:pPr>
      <w:rPr>
        <w:rFonts w:hint="default" w:ascii="Wingdings" w:hAnsi="Wingdings"/>
      </w:rPr>
    </w:lvl>
  </w:abstractNum>
  <w:abstractNum w:abstractNumId="1">
    <w:nsid w:val="3FBAFB3D"/>
    <w:multiLevelType w:val="multilevel"/>
    <w:tmpl w:val="3FBAFB3D"/>
    <w:lvl w:ilvl="0" w:tentative="0">
      <w:start w:val="1"/>
      <w:numFmt w:val="bullet"/>
      <w:lvlText w:val=""/>
      <w:lvlJc w:val="left"/>
      <w:pPr>
        <w:tabs>
          <w:tab w:val="left" w:pos="360"/>
        </w:tabs>
        <w:ind w:left="360" w:hanging="360"/>
      </w:pPr>
      <w:rPr>
        <w:rFonts w:hint="eastAsia" w:ascii="Times New Roman" w:hAnsi="Times New Roman" w:eastAsia="宋体"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C SYSTEM">
    <w15:presenceInfo w15:providerId="None" w15:userId="MC SYSTE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626"/>
    <w:rsid w:val="00017CE9"/>
    <w:rsid w:val="00041870"/>
    <w:rsid w:val="000C3DA7"/>
    <w:rsid w:val="001335CB"/>
    <w:rsid w:val="00134276"/>
    <w:rsid w:val="00137DF7"/>
    <w:rsid w:val="00164C26"/>
    <w:rsid w:val="00186F37"/>
    <w:rsid w:val="001D43F4"/>
    <w:rsid w:val="002041D8"/>
    <w:rsid w:val="00251566"/>
    <w:rsid w:val="002630BB"/>
    <w:rsid w:val="00302EE8"/>
    <w:rsid w:val="003779CF"/>
    <w:rsid w:val="004572EB"/>
    <w:rsid w:val="00667859"/>
    <w:rsid w:val="006717A6"/>
    <w:rsid w:val="0069744B"/>
    <w:rsid w:val="006B04A8"/>
    <w:rsid w:val="006B1C0D"/>
    <w:rsid w:val="00751E7E"/>
    <w:rsid w:val="00851A5D"/>
    <w:rsid w:val="0089775D"/>
    <w:rsid w:val="008B17C9"/>
    <w:rsid w:val="008D3626"/>
    <w:rsid w:val="008D7EC8"/>
    <w:rsid w:val="00906786"/>
    <w:rsid w:val="00913CE9"/>
    <w:rsid w:val="009635F2"/>
    <w:rsid w:val="00A40DC7"/>
    <w:rsid w:val="00A61D72"/>
    <w:rsid w:val="00A71305"/>
    <w:rsid w:val="00B535A0"/>
    <w:rsid w:val="00BB59F9"/>
    <w:rsid w:val="00BC7932"/>
    <w:rsid w:val="00C536E1"/>
    <w:rsid w:val="00C621A8"/>
    <w:rsid w:val="00C723A9"/>
    <w:rsid w:val="00CB1174"/>
    <w:rsid w:val="00CD3536"/>
    <w:rsid w:val="00D31749"/>
    <w:rsid w:val="00D8103B"/>
    <w:rsid w:val="00D97CE9"/>
    <w:rsid w:val="00E34CE3"/>
    <w:rsid w:val="00E52042"/>
    <w:rsid w:val="00E52F76"/>
    <w:rsid w:val="00EB6B2F"/>
    <w:rsid w:val="00EB7E60"/>
    <w:rsid w:val="00F97105"/>
    <w:rsid w:val="01390BCC"/>
    <w:rsid w:val="018C1643"/>
    <w:rsid w:val="01A93FA3"/>
    <w:rsid w:val="01BC3A51"/>
    <w:rsid w:val="01C54B55"/>
    <w:rsid w:val="022E6257"/>
    <w:rsid w:val="027A76EE"/>
    <w:rsid w:val="028B18FB"/>
    <w:rsid w:val="02F53218"/>
    <w:rsid w:val="0337738D"/>
    <w:rsid w:val="03541CED"/>
    <w:rsid w:val="03AC4723"/>
    <w:rsid w:val="03C03826"/>
    <w:rsid w:val="03CE5F43"/>
    <w:rsid w:val="03D41080"/>
    <w:rsid w:val="040F20B8"/>
    <w:rsid w:val="04471852"/>
    <w:rsid w:val="045F1F13"/>
    <w:rsid w:val="04642403"/>
    <w:rsid w:val="047B14FB"/>
    <w:rsid w:val="047D5273"/>
    <w:rsid w:val="047F723D"/>
    <w:rsid w:val="04926F71"/>
    <w:rsid w:val="04B35139"/>
    <w:rsid w:val="04C66C1A"/>
    <w:rsid w:val="04FC6AE0"/>
    <w:rsid w:val="05241B93"/>
    <w:rsid w:val="05544226"/>
    <w:rsid w:val="05832D5D"/>
    <w:rsid w:val="05946D18"/>
    <w:rsid w:val="059C4309"/>
    <w:rsid w:val="059D59AC"/>
    <w:rsid w:val="059E36F3"/>
    <w:rsid w:val="05FD666C"/>
    <w:rsid w:val="06080079"/>
    <w:rsid w:val="06080B3E"/>
    <w:rsid w:val="063B6F48"/>
    <w:rsid w:val="06CF0659"/>
    <w:rsid w:val="06F64443"/>
    <w:rsid w:val="070457D8"/>
    <w:rsid w:val="072B7208"/>
    <w:rsid w:val="07465DF0"/>
    <w:rsid w:val="0788465B"/>
    <w:rsid w:val="079E3E7E"/>
    <w:rsid w:val="07C05BA3"/>
    <w:rsid w:val="07ED44BE"/>
    <w:rsid w:val="07F910B5"/>
    <w:rsid w:val="08163A15"/>
    <w:rsid w:val="08275C22"/>
    <w:rsid w:val="082779D0"/>
    <w:rsid w:val="082962EA"/>
    <w:rsid w:val="085D1644"/>
    <w:rsid w:val="0865674A"/>
    <w:rsid w:val="08A40A20"/>
    <w:rsid w:val="08BA6A96"/>
    <w:rsid w:val="08E51639"/>
    <w:rsid w:val="08E73603"/>
    <w:rsid w:val="08EE4992"/>
    <w:rsid w:val="08FC70AE"/>
    <w:rsid w:val="091004C6"/>
    <w:rsid w:val="091C32AD"/>
    <w:rsid w:val="092A1826"/>
    <w:rsid w:val="095C5D9F"/>
    <w:rsid w:val="096864F2"/>
    <w:rsid w:val="098826F0"/>
    <w:rsid w:val="09DF42DA"/>
    <w:rsid w:val="0A0106F5"/>
    <w:rsid w:val="0A1001C6"/>
    <w:rsid w:val="0A312D88"/>
    <w:rsid w:val="0A374116"/>
    <w:rsid w:val="0A4F1460"/>
    <w:rsid w:val="0AC27E20"/>
    <w:rsid w:val="0B1B5DDB"/>
    <w:rsid w:val="0B204BAA"/>
    <w:rsid w:val="0B2367D5"/>
    <w:rsid w:val="0B494101"/>
    <w:rsid w:val="0B993102"/>
    <w:rsid w:val="0BB43C70"/>
    <w:rsid w:val="0BF928B1"/>
    <w:rsid w:val="0BF95B27"/>
    <w:rsid w:val="0C0F7CDC"/>
    <w:rsid w:val="0C364685"/>
    <w:rsid w:val="0C5E1E2E"/>
    <w:rsid w:val="0CBB4B8B"/>
    <w:rsid w:val="0CCF0636"/>
    <w:rsid w:val="0CEA5470"/>
    <w:rsid w:val="0D1B1ACD"/>
    <w:rsid w:val="0D330BC5"/>
    <w:rsid w:val="0D611BD6"/>
    <w:rsid w:val="0D8E6743"/>
    <w:rsid w:val="0DA16476"/>
    <w:rsid w:val="0DAD6B21"/>
    <w:rsid w:val="0DB066B9"/>
    <w:rsid w:val="0DCB52A1"/>
    <w:rsid w:val="0DCD1019"/>
    <w:rsid w:val="0E06452B"/>
    <w:rsid w:val="0E2B3F92"/>
    <w:rsid w:val="0E3E5A73"/>
    <w:rsid w:val="0E3F3943"/>
    <w:rsid w:val="0EB9159E"/>
    <w:rsid w:val="0EF40828"/>
    <w:rsid w:val="0F096081"/>
    <w:rsid w:val="0F182768"/>
    <w:rsid w:val="0F3D21CF"/>
    <w:rsid w:val="0FB0474F"/>
    <w:rsid w:val="0FE268D2"/>
    <w:rsid w:val="102A06BA"/>
    <w:rsid w:val="107439CE"/>
    <w:rsid w:val="10967DE9"/>
    <w:rsid w:val="10991687"/>
    <w:rsid w:val="10B77D5F"/>
    <w:rsid w:val="10EF12A7"/>
    <w:rsid w:val="113D7165"/>
    <w:rsid w:val="116C22B4"/>
    <w:rsid w:val="1175124E"/>
    <w:rsid w:val="11CC783A"/>
    <w:rsid w:val="121C256F"/>
    <w:rsid w:val="121C431D"/>
    <w:rsid w:val="127A1044"/>
    <w:rsid w:val="12AC38F3"/>
    <w:rsid w:val="12C64289"/>
    <w:rsid w:val="12EA61CA"/>
    <w:rsid w:val="130059ED"/>
    <w:rsid w:val="1303728B"/>
    <w:rsid w:val="1312127D"/>
    <w:rsid w:val="134D0507"/>
    <w:rsid w:val="136E6DFB"/>
    <w:rsid w:val="13855EF2"/>
    <w:rsid w:val="13877EBC"/>
    <w:rsid w:val="13B54A2A"/>
    <w:rsid w:val="13C20EF5"/>
    <w:rsid w:val="13C7475D"/>
    <w:rsid w:val="13D604FC"/>
    <w:rsid w:val="14074B59"/>
    <w:rsid w:val="14184FB8"/>
    <w:rsid w:val="14575AE1"/>
    <w:rsid w:val="14706BA3"/>
    <w:rsid w:val="14755F67"/>
    <w:rsid w:val="14C64A14"/>
    <w:rsid w:val="14D013EF"/>
    <w:rsid w:val="14F450DE"/>
    <w:rsid w:val="14F52C04"/>
    <w:rsid w:val="15AF7257"/>
    <w:rsid w:val="15E038B4"/>
    <w:rsid w:val="15FC29A5"/>
    <w:rsid w:val="16247C45"/>
    <w:rsid w:val="16467BBB"/>
    <w:rsid w:val="165C118C"/>
    <w:rsid w:val="166E7112"/>
    <w:rsid w:val="16946B78"/>
    <w:rsid w:val="16A07C1E"/>
    <w:rsid w:val="16A86180"/>
    <w:rsid w:val="16B1142D"/>
    <w:rsid w:val="16CA07EC"/>
    <w:rsid w:val="17040DFD"/>
    <w:rsid w:val="171E4694"/>
    <w:rsid w:val="171E6442"/>
    <w:rsid w:val="172577D0"/>
    <w:rsid w:val="17343EB7"/>
    <w:rsid w:val="173652EF"/>
    <w:rsid w:val="17400AAE"/>
    <w:rsid w:val="174A7237"/>
    <w:rsid w:val="17562080"/>
    <w:rsid w:val="178D35C8"/>
    <w:rsid w:val="17A93E9C"/>
    <w:rsid w:val="17B346F1"/>
    <w:rsid w:val="17CC40F0"/>
    <w:rsid w:val="17D336D0"/>
    <w:rsid w:val="18133ACD"/>
    <w:rsid w:val="182932F0"/>
    <w:rsid w:val="1844637C"/>
    <w:rsid w:val="188B5D59"/>
    <w:rsid w:val="188F4B6C"/>
    <w:rsid w:val="18B057C0"/>
    <w:rsid w:val="19145D4E"/>
    <w:rsid w:val="191F0F43"/>
    <w:rsid w:val="199472B4"/>
    <w:rsid w:val="19C23141"/>
    <w:rsid w:val="19D61256"/>
    <w:rsid w:val="19F31E08"/>
    <w:rsid w:val="1A1678A4"/>
    <w:rsid w:val="1A310B82"/>
    <w:rsid w:val="1A5D1977"/>
    <w:rsid w:val="1ACB68E1"/>
    <w:rsid w:val="1AD5775F"/>
    <w:rsid w:val="1AE25D7E"/>
    <w:rsid w:val="1B19589E"/>
    <w:rsid w:val="1B285AE1"/>
    <w:rsid w:val="1B2B3823"/>
    <w:rsid w:val="1B2E6E70"/>
    <w:rsid w:val="1B8A679C"/>
    <w:rsid w:val="1BA86C22"/>
    <w:rsid w:val="1BFE4A94"/>
    <w:rsid w:val="1C534DE0"/>
    <w:rsid w:val="1C621C0E"/>
    <w:rsid w:val="1CD13F56"/>
    <w:rsid w:val="1CE647C1"/>
    <w:rsid w:val="1CE65C54"/>
    <w:rsid w:val="1D4C0DD7"/>
    <w:rsid w:val="1D540E0F"/>
    <w:rsid w:val="1D5F77B4"/>
    <w:rsid w:val="1D7768AC"/>
    <w:rsid w:val="1D8A4831"/>
    <w:rsid w:val="1DD8746D"/>
    <w:rsid w:val="1DD91315"/>
    <w:rsid w:val="1E2F53D8"/>
    <w:rsid w:val="1E3A3B13"/>
    <w:rsid w:val="1E956671"/>
    <w:rsid w:val="1EA41923"/>
    <w:rsid w:val="1EFB52BB"/>
    <w:rsid w:val="1F3E1D77"/>
    <w:rsid w:val="1F4629DA"/>
    <w:rsid w:val="1F505606"/>
    <w:rsid w:val="20151CC1"/>
    <w:rsid w:val="201523AC"/>
    <w:rsid w:val="201C373B"/>
    <w:rsid w:val="2020322B"/>
    <w:rsid w:val="202D1DEC"/>
    <w:rsid w:val="20713A86"/>
    <w:rsid w:val="20855784"/>
    <w:rsid w:val="20886345"/>
    <w:rsid w:val="209D0D1F"/>
    <w:rsid w:val="20B41BC5"/>
    <w:rsid w:val="20C572F9"/>
    <w:rsid w:val="20C718F8"/>
    <w:rsid w:val="20D858B3"/>
    <w:rsid w:val="20DA7155"/>
    <w:rsid w:val="20FB77F4"/>
    <w:rsid w:val="21105479"/>
    <w:rsid w:val="215313DE"/>
    <w:rsid w:val="21537630"/>
    <w:rsid w:val="21B7196D"/>
    <w:rsid w:val="221C0E8C"/>
    <w:rsid w:val="222D60D3"/>
    <w:rsid w:val="22357FAC"/>
    <w:rsid w:val="22631AF5"/>
    <w:rsid w:val="22714212"/>
    <w:rsid w:val="2288155B"/>
    <w:rsid w:val="22C73E32"/>
    <w:rsid w:val="22EE13BE"/>
    <w:rsid w:val="22F56BF1"/>
    <w:rsid w:val="23056708"/>
    <w:rsid w:val="23405992"/>
    <w:rsid w:val="236E0C2B"/>
    <w:rsid w:val="23713D9D"/>
    <w:rsid w:val="23A91789"/>
    <w:rsid w:val="23ED3D6C"/>
    <w:rsid w:val="24150BCD"/>
    <w:rsid w:val="24C34ACD"/>
    <w:rsid w:val="24DF3AAB"/>
    <w:rsid w:val="24E03FCF"/>
    <w:rsid w:val="256C6F12"/>
    <w:rsid w:val="25783B09"/>
    <w:rsid w:val="258E0C37"/>
    <w:rsid w:val="25B12B77"/>
    <w:rsid w:val="25B368EF"/>
    <w:rsid w:val="268564DD"/>
    <w:rsid w:val="26B02E2F"/>
    <w:rsid w:val="26B67981"/>
    <w:rsid w:val="27284ECD"/>
    <w:rsid w:val="27337CE7"/>
    <w:rsid w:val="27475541"/>
    <w:rsid w:val="27C46B92"/>
    <w:rsid w:val="27EE1E60"/>
    <w:rsid w:val="28372633"/>
    <w:rsid w:val="28373807"/>
    <w:rsid w:val="28702875"/>
    <w:rsid w:val="28AC5FA3"/>
    <w:rsid w:val="28B60BD0"/>
    <w:rsid w:val="28BA7F95"/>
    <w:rsid w:val="28E141FE"/>
    <w:rsid w:val="28FA66B0"/>
    <w:rsid w:val="29583A35"/>
    <w:rsid w:val="295959FF"/>
    <w:rsid w:val="29712D49"/>
    <w:rsid w:val="2976210D"/>
    <w:rsid w:val="29D97680"/>
    <w:rsid w:val="29EB2AFB"/>
    <w:rsid w:val="2A027E45"/>
    <w:rsid w:val="2A0C65CE"/>
    <w:rsid w:val="2A1A0CEB"/>
    <w:rsid w:val="2A2102CB"/>
    <w:rsid w:val="2A21651D"/>
    <w:rsid w:val="2A44045E"/>
    <w:rsid w:val="2A497822"/>
    <w:rsid w:val="2A77613D"/>
    <w:rsid w:val="2AA809EC"/>
    <w:rsid w:val="2AAD6003"/>
    <w:rsid w:val="2ACE1AD5"/>
    <w:rsid w:val="2B200583"/>
    <w:rsid w:val="2B3B360F"/>
    <w:rsid w:val="2B5567B2"/>
    <w:rsid w:val="2B591CE7"/>
    <w:rsid w:val="2B6C1A1A"/>
    <w:rsid w:val="2B807273"/>
    <w:rsid w:val="2BF67536"/>
    <w:rsid w:val="2C136339"/>
    <w:rsid w:val="2C1856FE"/>
    <w:rsid w:val="2C2E3173"/>
    <w:rsid w:val="2C8965FC"/>
    <w:rsid w:val="2CA857B9"/>
    <w:rsid w:val="2CFC5020"/>
    <w:rsid w:val="2D3C71CA"/>
    <w:rsid w:val="2D656721"/>
    <w:rsid w:val="2D856DC3"/>
    <w:rsid w:val="2DD65871"/>
    <w:rsid w:val="2DFB7085"/>
    <w:rsid w:val="2E0E500A"/>
    <w:rsid w:val="2E262354"/>
    <w:rsid w:val="2E2E745B"/>
    <w:rsid w:val="2E411018"/>
    <w:rsid w:val="2E47051C"/>
    <w:rsid w:val="2E496043"/>
    <w:rsid w:val="2E8B0409"/>
    <w:rsid w:val="2E913546"/>
    <w:rsid w:val="2EC97183"/>
    <w:rsid w:val="2ECA37FB"/>
    <w:rsid w:val="2ED95618"/>
    <w:rsid w:val="2F650C5A"/>
    <w:rsid w:val="2F686AD9"/>
    <w:rsid w:val="2FAA7CE5"/>
    <w:rsid w:val="2FC33BD3"/>
    <w:rsid w:val="2FCB4D37"/>
    <w:rsid w:val="2FDD4C94"/>
    <w:rsid w:val="2FF3270A"/>
    <w:rsid w:val="300F0BC6"/>
    <w:rsid w:val="301461DC"/>
    <w:rsid w:val="301B57BD"/>
    <w:rsid w:val="30330D58"/>
    <w:rsid w:val="306929CC"/>
    <w:rsid w:val="307122AD"/>
    <w:rsid w:val="307355F9"/>
    <w:rsid w:val="307849BD"/>
    <w:rsid w:val="308B46F0"/>
    <w:rsid w:val="30C74740"/>
    <w:rsid w:val="31124E12"/>
    <w:rsid w:val="313C1E8F"/>
    <w:rsid w:val="314062BB"/>
    <w:rsid w:val="314174A5"/>
    <w:rsid w:val="31682C84"/>
    <w:rsid w:val="31C37EBA"/>
    <w:rsid w:val="31DB16A7"/>
    <w:rsid w:val="31EC5663"/>
    <w:rsid w:val="31F35ED5"/>
    <w:rsid w:val="32210E55"/>
    <w:rsid w:val="32285F6F"/>
    <w:rsid w:val="32672F3B"/>
    <w:rsid w:val="32807B59"/>
    <w:rsid w:val="32AF043E"/>
    <w:rsid w:val="32CB171C"/>
    <w:rsid w:val="32D45397"/>
    <w:rsid w:val="33150BE9"/>
    <w:rsid w:val="332D5F33"/>
    <w:rsid w:val="33E16D1D"/>
    <w:rsid w:val="342672A4"/>
    <w:rsid w:val="34784F8C"/>
    <w:rsid w:val="34A044E2"/>
    <w:rsid w:val="34F34F5A"/>
    <w:rsid w:val="34FF38FF"/>
    <w:rsid w:val="3538471B"/>
    <w:rsid w:val="354B26A0"/>
    <w:rsid w:val="35633FD8"/>
    <w:rsid w:val="358931C8"/>
    <w:rsid w:val="359E4EC6"/>
    <w:rsid w:val="35C44201"/>
    <w:rsid w:val="35EB79DF"/>
    <w:rsid w:val="36160F00"/>
    <w:rsid w:val="36363350"/>
    <w:rsid w:val="36581519"/>
    <w:rsid w:val="365A1816"/>
    <w:rsid w:val="367D3121"/>
    <w:rsid w:val="373D426B"/>
    <w:rsid w:val="376C68FE"/>
    <w:rsid w:val="377A726D"/>
    <w:rsid w:val="37826121"/>
    <w:rsid w:val="37A12A4B"/>
    <w:rsid w:val="37C14E9C"/>
    <w:rsid w:val="388A1731"/>
    <w:rsid w:val="3894610C"/>
    <w:rsid w:val="38BE13DB"/>
    <w:rsid w:val="390E0091"/>
    <w:rsid w:val="3914724D"/>
    <w:rsid w:val="3924229F"/>
    <w:rsid w:val="393873DF"/>
    <w:rsid w:val="393C6ED0"/>
    <w:rsid w:val="39504729"/>
    <w:rsid w:val="395E0CF4"/>
    <w:rsid w:val="396F26D5"/>
    <w:rsid w:val="399C171C"/>
    <w:rsid w:val="399F745E"/>
    <w:rsid w:val="39D30EB6"/>
    <w:rsid w:val="39E6508D"/>
    <w:rsid w:val="3A2F07E2"/>
    <w:rsid w:val="3A502507"/>
    <w:rsid w:val="3A922B1F"/>
    <w:rsid w:val="3AAF576F"/>
    <w:rsid w:val="3AD43138"/>
    <w:rsid w:val="3AE710BD"/>
    <w:rsid w:val="3AFA0DF0"/>
    <w:rsid w:val="3B451940"/>
    <w:rsid w:val="3B9D177C"/>
    <w:rsid w:val="3C2F4ACA"/>
    <w:rsid w:val="3D0A4BEF"/>
    <w:rsid w:val="3D235CB1"/>
    <w:rsid w:val="3D4A5933"/>
    <w:rsid w:val="3D7B5EB0"/>
    <w:rsid w:val="3D8E75CE"/>
    <w:rsid w:val="3D915310"/>
    <w:rsid w:val="3DA05553"/>
    <w:rsid w:val="3DDC47DD"/>
    <w:rsid w:val="3E126451"/>
    <w:rsid w:val="3E1C72D0"/>
    <w:rsid w:val="3E2972F7"/>
    <w:rsid w:val="3E7A2248"/>
    <w:rsid w:val="3E860BED"/>
    <w:rsid w:val="3EED47C8"/>
    <w:rsid w:val="3EFD3E96"/>
    <w:rsid w:val="3F584337"/>
    <w:rsid w:val="3FA0183A"/>
    <w:rsid w:val="3FA4757D"/>
    <w:rsid w:val="3FC90D91"/>
    <w:rsid w:val="3FD1113F"/>
    <w:rsid w:val="3FFC1167"/>
    <w:rsid w:val="40181D19"/>
    <w:rsid w:val="401F4E55"/>
    <w:rsid w:val="40247A79"/>
    <w:rsid w:val="404B3E24"/>
    <w:rsid w:val="4057639D"/>
    <w:rsid w:val="40A5053E"/>
    <w:rsid w:val="40AB66E9"/>
    <w:rsid w:val="40E51BFB"/>
    <w:rsid w:val="40F462E2"/>
    <w:rsid w:val="40F90F5B"/>
    <w:rsid w:val="41003548"/>
    <w:rsid w:val="4134048C"/>
    <w:rsid w:val="414C1C7A"/>
    <w:rsid w:val="41596145"/>
    <w:rsid w:val="41792343"/>
    <w:rsid w:val="41967399"/>
    <w:rsid w:val="41AD023F"/>
    <w:rsid w:val="426B6130"/>
    <w:rsid w:val="42BC2E2F"/>
    <w:rsid w:val="42D708FF"/>
    <w:rsid w:val="42DC702D"/>
    <w:rsid w:val="42FA5706"/>
    <w:rsid w:val="432804C5"/>
    <w:rsid w:val="43994F1E"/>
    <w:rsid w:val="442E38B9"/>
    <w:rsid w:val="44315157"/>
    <w:rsid w:val="444906F3"/>
    <w:rsid w:val="44515102"/>
    <w:rsid w:val="44641089"/>
    <w:rsid w:val="44753296"/>
    <w:rsid w:val="4475773A"/>
    <w:rsid w:val="4484172B"/>
    <w:rsid w:val="449A1098"/>
    <w:rsid w:val="44B518E4"/>
    <w:rsid w:val="450B1E4C"/>
    <w:rsid w:val="456926CF"/>
    <w:rsid w:val="45D97854"/>
    <w:rsid w:val="45EF7078"/>
    <w:rsid w:val="45FB3C6E"/>
    <w:rsid w:val="462211FB"/>
    <w:rsid w:val="462F1B6A"/>
    <w:rsid w:val="46737CA9"/>
    <w:rsid w:val="467D4684"/>
    <w:rsid w:val="46893028"/>
    <w:rsid w:val="469D6AD4"/>
    <w:rsid w:val="46C40504"/>
    <w:rsid w:val="46F271D1"/>
    <w:rsid w:val="47086643"/>
    <w:rsid w:val="472B0583"/>
    <w:rsid w:val="47376F28"/>
    <w:rsid w:val="478B1022"/>
    <w:rsid w:val="478E701D"/>
    <w:rsid w:val="479A122F"/>
    <w:rsid w:val="47B168CA"/>
    <w:rsid w:val="47DD7AD0"/>
    <w:rsid w:val="485B27A2"/>
    <w:rsid w:val="489A16A3"/>
    <w:rsid w:val="48A3568E"/>
    <w:rsid w:val="48B9571B"/>
    <w:rsid w:val="48C12F4D"/>
    <w:rsid w:val="48C175E6"/>
    <w:rsid w:val="48DD58AD"/>
    <w:rsid w:val="49080B7C"/>
    <w:rsid w:val="49270BA4"/>
    <w:rsid w:val="492A064C"/>
    <w:rsid w:val="493707E3"/>
    <w:rsid w:val="4957740E"/>
    <w:rsid w:val="497429AC"/>
    <w:rsid w:val="49885819"/>
    <w:rsid w:val="49951CE4"/>
    <w:rsid w:val="49AE2DA6"/>
    <w:rsid w:val="49B760FE"/>
    <w:rsid w:val="49D92519"/>
    <w:rsid w:val="4A0B01F8"/>
    <w:rsid w:val="4A4A685A"/>
    <w:rsid w:val="4A6A13C3"/>
    <w:rsid w:val="4A6F0787"/>
    <w:rsid w:val="4AC05487"/>
    <w:rsid w:val="4ACB00B3"/>
    <w:rsid w:val="4AD16908"/>
    <w:rsid w:val="4B335C59"/>
    <w:rsid w:val="4B723885"/>
    <w:rsid w:val="4B7748C3"/>
    <w:rsid w:val="4BB9615E"/>
    <w:rsid w:val="4BBE22D0"/>
    <w:rsid w:val="4BC460EB"/>
    <w:rsid w:val="4BCD1C80"/>
    <w:rsid w:val="4BDE1EDF"/>
    <w:rsid w:val="4C0F3FD0"/>
    <w:rsid w:val="4C243614"/>
    <w:rsid w:val="4C2D08FA"/>
    <w:rsid w:val="4C481290"/>
    <w:rsid w:val="4C4D68A6"/>
    <w:rsid w:val="4C631FE7"/>
    <w:rsid w:val="4C8D3147"/>
    <w:rsid w:val="4D671BE9"/>
    <w:rsid w:val="4D7C4474"/>
    <w:rsid w:val="4D897DB2"/>
    <w:rsid w:val="4DA60964"/>
    <w:rsid w:val="4DD02DBB"/>
    <w:rsid w:val="4DF94F37"/>
    <w:rsid w:val="4DFE60AA"/>
    <w:rsid w:val="4E0336C0"/>
    <w:rsid w:val="4E1445B3"/>
    <w:rsid w:val="4E683E6B"/>
    <w:rsid w:val="4E6879C7"/>
    <w:rsid w:val="4E6F51FA"/>
    <w:rsid w:val="4E8A3DE2"/>
    <w:rsid w:val="4E922C96"/>
    <w:rsid w:val="4EE07EA5"/>
    <w:rsid w:val="4EF13E61"/>
    <w:rsid w:val="4F936CC6"/>
    <w:rsid w:val="4FE92D8A"/>
    <w:rsid w:val="500100D3"/>
    <w:rsid w:val="505F0FDC"/>
    <w:rsid w:val="5068567B"/>
    <w:rsid w:val="508A00C9"/>
    <w:rsid w:val="50974594"/>
    <w:rsid w:val="50A218B6"/>
    <w:rsid w:val="50AE3902"/>
    <w:rsid w:val="50D6330E"/>
    <w:rsid w:val="50EC0D83"/>
    <w:rsid w:val="510B737C"/>
    <w:rsid w:val="513E2C61"/>
    <w:rsid w:val="51453FF0"/>
    <w:rsid w:val="519136D9"/>
    <w:rsid w:val="51935AB4"/>
    <w:rsid w:val="51C25640"/>
    <w:rsid w:val="51D75590"/>
    <w:rsid w:val="521D4F6D"/>
    <w:rsid w:val="522D51B0"/>
    <w:rsid w:val="523E560F"/>
    <w:rsid w:val="525070F0"/>
    <w:rsid w:val="525768A4"/>
    <w:rsid w:val="52666914"/>
    <w:rsid w:val="52A86F2C"/>
    <w:rsid w:val="52AD009F"/>
    <w:rsid w:val="52F12681"/>
    <w:rsid w:val="53334A48"/>
    <w:rsid w:val="536C1D08"/>
    <w:rsid w:val="53740BBC"/>
    <w:rsid w:val="53B10062"/>
    <w:rsid w:val="53BD6A07"/>
    <w:rsid w:val="53F00B8B"/>
    <w:rsid w:val="53F1501D"/>
    <w:rsid w:val="541D1254"/>
    <w:rsid w:val="54446FC0"/>
    <w:rsid w:val="54505185"/>
    <w:rsid w:val="54EB3100"/>
    <w:rsid w:val="55054EB9"/>
    <w:rsid w:val="551E34D6"/>
    <w:rsid w:val="55440772"/>
    <w:rsid w:val="55572544"/>
    <w:rsid w:val="557D01FC"/>
    <w:rsid w:val="55BB2AD2"/>
    <w:rsid w:val="55D87B28"/>
    <w:rsid w:val="55F31810"/>
    <w:rsid w:val="567A473C"/>
    <w:rsid w:val="569752EE"/>
    <w:rsid w:val="56995A62"/>
    <w:rsid w:val="56A17F1A"/>
    <w:rsid w:val="56AD68BF"/>
    <w:rsid w:val="56FC33A3"/>
    <w:rsid w:val="575D27C8"/>
    <w:rsid w:val="577E64AD"/>
    <w:rsid w:val="579161E1"/>
    <w:rsid w:val="57B819BF"/>
    <w:rsid w:val="57B861B7"/>
    <w:rsid w:val="57E15C8D"/>
    <w:rsid w:val="57F4051E"/>
    <w:rsid w:val="586438F5"/>
    <w:rsid w:val="58DA5965"/>
    <w:rsid w:val="58E3481A"/>
    <w:rsid w:val="58E81D24"/>
    <w:rsid w:val="58F9403E"/>
    <w:rsid w:val="59B9557B"/>
    <w:rsid w:val="59ED3476"/>
    <w:rsid w:val="5A0709DC"/>
    <w:rsid w:val="5A24333C"/>
    <w:rsid w:val="5A3D7F5A"/>
    <w:rsid w:val="5A492DA3"/>
    <w:rsid w:val="5A59520F"/>
    <w:rsid w:val="5A62068E"/>
    <w:rsid w:val="5ADA7E9F"/>
    <w:rsid w:val="5AF96577"/>
    <w:rsid w:val="5AFC1BC3"/>
    <w:rsid w:val="5B0B0058"/>
    <w:rsid w:val="5B303F63"/>
    <w:rsid w:val="5B321A89"/>
    <w:rsid w:val="5B3E6680"/>
    <w:rsid w:val="5B523ED9"/>
    <w:rsid w:val="5B6A7475"/>
    <w:rsid w:val="5B6D2AC1"/>
    <w:rsid w:val="5B7C4AB2"/>
    <w:rsid w:val="5BB71F8E"/>
    <w:rsid w:val="5C401F83"/>
    <w:rsid w:val="5C923B59"/>
    <w:rsid w:val="5CA00B43"/>
    <w:rsid w:val="5CAE15E3"/>
    <w:rsid w:val="5CB00EB7"/>
    <w:rsid w:val="5CD64696"/>
    <w:rsid w:val="5CD8040E"/>
    <w:rsid w:val="5D080CF3"/>
    <w:rsid w:val="5D153410"/>
    <w:rsid w:val="5D327B1E"/>
    <w:rsid w:val="5D3F66DF"/>
    <w:rsid w:val="5D6D6DA8"/>
    <w:rsid w:val="5D720862"/>
    <w:rsid w:val="5D740137"/>
    <w:rsid w:val="5D7E2D63"/>
    <w:rsid w:val="5D9A3915"/>
    <w:rsid w:val="5DA30A1C"/>
    <w:rsid w:val="5DB402AB"/>
    <w:rsid w:val="5E005E6E"/>
    <w:rsid w:val="5E5B30A5"/>
    <w:rsid w:val="5E6119BC"/>
    <w:rsid w:val="5E7768B8"/>
    <w:rsid w:val="5E8C5954"/>
    <w:rsid w:val="5ED15115"/>
    <w:rsid w:val="5ED57EBA"/>
    <w:rsid w:val="5ED846F5"/>
    <w:rsid w:val="5F13572D"/>
    <w:rsid w:val="5F797C86"/>
    <w:rsid w:val="600A6B30"/>
    <w:rsid w:val="60255718"/>
    <w:rsid w:val="60B151FE"/>
    <w:rsid w:val="60B82A30"/>
    <w:rsid w:val="60EC092C"/>
    <w:rsid w:val="60F4333C"/>
    <w:rsid w:val="61271964"/>
    <w:rsid w:val="612C6F7A"/>
    <w:rsid w:val="613320B7"/>
    <w:rsid w:val="61493688"/>
    <w:rsid w:val="617A1A94"/>
    <w:rsid w:val="61834DEC"/>
    <w:rsid w:val="61882403"/>
    <w:rsid w:val="61CD250B"/>
    <w:rsid w:val="6263114F"/>
    <w:rsid w:val="62634C1E"/>
    <w:rsid w:val="62B15989"/>
    <w:rsid w:val="62C3746A"/>
    <w:rsid w:val="62E23D94"/>
    <w:rsid w:val="631303F2"/>
    <w:rsid w:val="6329551F"/>
    <w:rsid w:val="632C5010"/>
    <w:rsid w:val="6347009B"/>
    <w:rsid w:val="639C03E7"/>
    <w:rsid w:val="63A4104A"/>
    <w:rsid w:val="63AD43A2"/>
    <w:rsid w:val="63B514A9"/>
    <w:rsid w:val="63FA510E"/>
    <w:rsid w:val="64153CF6"/>
    <w:rsid w:val="64177A6E"/>
    <w:rsid w:val="64835103"/>
    <w:rsid w:val="64A84855"/>
    <w:rsid w:val="64E060B2"/>
    <w:rsid w:val="65674A25"/>
    <w:rsid w:val="65A417D5"/>
    <w:rsid w:val="65C854C3"/>
    <w:rsid w:val="65E16585"/>
    <w:rsid w:val="660861B8"/>
    <w:rsid w:val="660E6C4E"/>
    <w:rsid w:val="661F2C0A"/>
    <w:rsid w:val="663C1A0D"/>
    <w:rsid w:val="66415276"/>
    <w:rsid w:val="66500EED"/>
    <w:rsid w:val="667E2026"/>
    <w:rsid w:val="6686712D"/>
    <w:rsid w:val="669B6734"/>
    <w:rsid w:val="66A31A8D"/>
    <w:rsid w:val="66E31E89"/>
    <w:rsid w:val="67171F3D"/>
    <w:rsid w:val="67642FCA"/>
    <w:rsid w:val="677551D7"/>
    <w:rsid w:val="679E3E90"/>
    <w:rsid w:val="67A535E2"/>
    <w:rsid w:val="67DF6AF4"/>
    <w:rsid w:val="68142C42"/>
    <w:rsid w:val="681C1AF7"/>
    <w:rsid w:val="68376930"/>
    <w:rsid w:val="6841155D"/>
    <w:rsid w:val="68460921"/>
    <w:rsid w:val="685017A0"/>
    <w:rsid w:val="68525518"/>
    <w:rsid w:val="68637725"/>
    <w:rsid w:val="68667F4B"/>
    <w:rsid w:val="68757459"/>
    <w:rsid w:val="687E455F"/>
    <w:rsid w:val="68817BAC"/>
    <w:rsid w:val="68863414"/>
    <w:rsid w:val="68AB69D7"/>
    <w:rsid w:val="68CA77A4"/>
    <w:rsid w:val="68DE6DAC"/>
    <w:rsid w:val="68ED5241"/>
    <w:rsid w:val="691427CE"/>
    <w:rsid w:val="69180510"/>
    <w:rsid w:val="69342E70"/>
    <w:rsid w:val="6947370B"/>
    <w:rsid w:val="695272AE"/>
    <w:rsid w:val="696848C8"/>
    <w:rsid w:val="69A47FF6"/>
    <w:rsid w:val="69C935B8"/>
    <w:rsid w:val="69CD7F99"/>
    <w:rsid w:val="69CE0BCF"/>
    <w:rsid w:val="6A58493C"/>
    <w:rsid w:val="6A9242F2"/>
    <w:rsid w:val="6A935A28"/>
    <w:rsid w:val="6AB04778"/>
    <w:rsid w:val="6ACD532A"/>
    <w:rsid w:val="6AD95A7D"/>
    <w:rsid w:val="6ADC37BF"/>
    <w:rsid w:val="6AF428B7"/>
    <w:rsid w:val="6BA3608B"/>
    <w:rsid w:val="6BA77B64"/>
    <w:rsid w:val="6BAC13E3"/>
    <w:rsid w:val="6BD821D8"/>
    <w:rsid w:val="6BE96194"/>
    <w:rsid w:val="6BEA3CBA"/>
    <w:rsid w:val="6BEF307E"/>
    <w:rsid w:val="6C0905E4"/>
    <w:rsid w:val="6C2532CC"/>
    <w:rsid w:val="6C307AAE"/>
    <w:rsid w:val="6C445178"/>
    <w:rsid w:val="6C551D05"/>
    <w:rsid w:val="6C865790"/>
    <w:rsid w:val="6C904861"/>
    <w:rsid w:val="6C975BF0"/>
    <w:rsid w:val="6CA65E33"/>
    <w:rsid w:val="6CA81BAB"/>
    <w:rsid w:val="6D090170"/>
    <w:rsid w:val="6D196605"/>
    <w:rsid w:val="6D65184A"/>
    <w:rsid w:val="6D7F5923"/>
    <w:rsid w:val="6DF86AA4"/>
    <w:rsid w:val="6E027099"/>
    <w:rsid w:val="6E1A6AD8"/>
    <w:rsid w:val="6E5B49FB"/>
    <w:rsid w:val="6E8403F6"/>
    <w:rsid w:val="6EC95E08"/>
    <w:rsid w:val="6F176B74"/>
    <w:rsid w:val="6F1A48B6"/>
    <w:rsid w:val="6F2319BD"/>
    <w:rsid w:val="6F5E29F5"/>
    <w:rsid w:val="6F7C2E7B"/>
    <w:rsid w:val="6F857F81"/>
    <w:rsid w:val="6F8A5598"/>
    <w:rsid w:val="6FA10B33"/>
    <w:rsid w:val="6FB22D40"/>
    <w:rsid w:val="6FC40208"/>
    <w:rsid w:val="6FE160CC"/>
    <w:rsid w:val="6FEE246B"/>
    <w:rsid w:val="70003AAC"/>
    <w:rsid w:val="703B2D36"/>
    <w:rsid w:val="7040034C"/>
    <w:rsid w:val="7060454A"/>
    <w:rsid w:val="708B5A6B"/>
    <w:rsid w:val="70A73F27"/>
    <w:rsid w:val="70E064F2"/>
    <w:rsid w:val="710870BC"/>
    <w:rsid w:val="718B5455"/>
    <w:rsid w:val="718B55F7"/>
    <w:rsid w:val="71946BA2"/>
    <w:rsid w:val="71CA25C3"/>
    <w:rsid w:val="71E82A49"/>
    <w:rsid w:val="71EA4A14"/>
    <w:rsid w:val="71EB191C"/>
    <w:rsid w:val="722A11C0"/>
    <w:rsid w:val="726E2F4F"/>
    <w:rsid w:val="727A7B45"/>
    <w:rsid w:val="72BB3CBA"/>
    <w:rsid w:val="72E651DB"/>
    <w:rsid w:val="731735E6"/>
    <w:rsid w:val="73396ECB"/>
    <w:rsid w:val="73893DB8"/>
    <w:rsid w:val="7399224D"/>
    <w:rsid w:val="73AD7AA7"/>
    <w:rsid w:val="73D2750D"/>
    <w:rsid w:val="74051691"/>
    <w:rsid w:val="7420296E"/>
    <w:rsid w:val="74237D69"/>
    <w:rsid w:val="74486BDB"/>
    <w:rsid w:val="74D24535"/>
    <w:rsid w:val="74FA4F6E"/>
    <w:rsid w:val="74FA6D1C"/>
    <w:rsid w:val="750556C0"/>
    <w:rsid w:val="751C3136"/>
    <w:rsid w:val="75524DAA"/>
    <w:rsid w:val="75614FED"/>
    <w:rsid w:val="7568637B"/>
    <w:rsid w:val="75E654F2"/>
    <w:rsid w:val="767825EE"/>
    <w:rsid w:val="76816FC9"/>
    <w:rsid w:val="76854D0B"/>
    <w:rsid w:val="768A40CF"/>
    <w:rsid w:val="76D417EE"/>
    <w:rsid w:val="76FB6D7B"/>
    <w:rsid w:val="77073972"/>
    <w:rsid w:val="77247EBD"/>
    <w:rsid w:val="775251C6"/>
    <w:rsid w:val="775766A7"/>
    <w:rsid w:val="776808B4"/>
    <w:rsid w:val="778356EE"/>
    <w:rsid w:val="778A4EBC"/>
    <w:rsid w:val="77C16217"/>
    <w:rsid w:val="77C17FC5"/>
    <w:rsid w:val="77D23F80"/>
    <w:rsid w:val="77D64F07"/>
    <w:rsid w:val="77FA5285"/>
    <w:rsid w:val="7808174F"/>
    <w:rsid w:val="783C589D"/>
    <w:rsid w:val="783D7B78"/>
    <w:rsid w:val="784F55D0"/>
    <w:rsid w:val="7860158C"/>
    <w:rsid w:val="787C5564"/>
    <w:rsid w:val="788A6608"/>
    <w:rsid w:val="788F572C"/>
    <w:rsid w:val="78B673FD"/>
    <w:rsid w:val="78C0027C"/>
    <w:rsid w:val="78EE4DE9"/>
    <w:rsid w:val="791D122B"/>
    <w:rsid w:val="791F31F5"/>
    <w:rsid w:val="7973709D"/>
    <w:rsid w:val="79A670BB"/>
    <w:rsid w:val="7A097A01"/>
    <w:rsid w:val="7A297178"/>
    <w:rsid w:val="7A2D36EF"/>
    <w:rsid w:val="7A5A025C"/>
    <w:rsid w:val="7A7632E8"/>
    <w:rsid w:val="7AA634A2"/>
    <w:rsid w:val="7AF4420D"/>
    <w:rsid w:val="7B3D7962"/>
    <w:rsid w:val="7B3F192C"/>
    <w:rsid w:val="7B4A207F"/>
    <w:rsid w:val="7BA14395"/>
    <w:rsid w:val="7BD5403F"/>
    <w:rsid w:val="7BDE77D6"/>
    <w:rsid w:val="7BEC1388"/>
    <w:rsid w:val="7BF24BF0"/>
    <w:rsid w:val="7C25072B"/>
    <w:rsid w:val="7C330D65"/>
    <w:rsid w:val="7C3A0345"/>
    <w:rsid w:val="7C513185"/>
    <w:rsid w:val="7C885555"/>
    <w:rsid w:val="7CD82038"/>
    <w:rsid w:val="7CF17FFD"/>
    <w:rsid w:val="7D2F3C22"/>
    <w:rsid w:val="7D33726F"/>
    <w:rsid w:val="7D4A0A5C"/>
    <w:rsid w:val="7D4B73EC"/>
    <w:rsid w:val="7D676F18"/>
    <w:rsid w:val="7D7D2BE0"/>
    <w:rsid w:val="7D8B70AB"/>
    <w:rsid w:val="7D9D0B8C"/>
    <w:rsid w:val="7DFD787D"/>
    <w:rsid w:val="7DFF5F32"/>
    <w:rsid w:val="7E152E18"/>
    <w:rsid w:val="7E1F3C97"/>
    <w:rsid w:val="7E2B263C"/>
    <w:rsid w:val="7E7F64E4"/>
    <w:rsid w:val="7E88183C"/>
    <w:rsid w:val="7EBE525E"/>
    <w:rsid w:val="7ED81ED6"/>
    <w:rsid w:val="7F054C3B"/>
    <w:rsid w:val="7F1C1F84"/>
    <w:rsid w:val="7F315A30"/>
    <w:rsid w:val="7F480FCB"/>
    <w:rsid w:val="7F7616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mbr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5"/>
    <w:qFormat/>
    <w:uiPriority w:val="0"/>
    <w:pPr>
      <w:spacing w:beforeAutospacing="1" w:afterAutospacing="1"/>
      <w:jc w:val="left"/>
      <w:outlineLvl w:val="0"/>
    </w:pPr>
    <w:rPr>
      <w:rFonts w:hint="eastAsia" w:ascii="宋体" w:hAnsi="宋体"/>
      <w:b/>
      <w:bCs/>
      <w:kern w:val="44"/>
      <w:sz w:val="48"/>
      <w:szCs w:val="48"/>
    </w:rPr>
  </w:style>
  <w:style w:type="paragraph" w:styleId="3">
    <w:name w:val="heading 2"/>
    <w:basedOn w:val="1"/>
    <w:next w:val="1"/>
    <w:link w:val="14"/>
    <w:semiHidden/>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b/>
      <w:bCs/>
      <w:kern w:val="0"/>
      <w:sz w:val="27"/>
      <w:szCs w:val="27"/>
    </w:rPr>
  </w:style>
  <w:style w:type="character" w:default="1" w:styleId="11">
    <w:name w:val="Default Paragraph Font"/>
    <w:unhideWhenUsed/>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Cambria" w:hAnsi="Cambria" w:eastAsia="Cambria" w:cs="Cambria"/>
      <w:sz w:val="20"/>
      <w:szCs w:val="20"/>
    </w:rPr>
    <w:tblPr>
      <w:tblCellMar>
        <w:top w:w="0" w:type="dxa"/>
        <w:left w:w="108" w:type="dxa"/>
        <w:bottom w:w="0" w:type="dxa"/>
        <w:right w:w="108" w:type="dxa"/>
      </w:tblCellMar>
    </w:tblPr>
  </w:style>
  <w:style w:type="paragraph" w:styleId="5">
    <w:name w:val="List Bullet"/>
    <w:basedOn w:val="1"/>
    <w:uiPriority w:val="0"/>
    <w:pPr>
      <w:numPr>
        <w:ilvl w:val="0"/>
        <w:numId w:val="1"/>
      </w:numPr>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spacing w:beforeAutospacing="1" w:afterAutospacing="1"/>
      <w:jc w:val="left"/>
    </w:pPr>
    <w:rPr>
      <w:kern w:val="0"/>
      <w:sz w:val="24"/>
    </w:rPr>
  </w:style>
  <w:style w:type="table" w:styleId="10">
    <w:name w:val="Table Grid"/>
    <w:basedOn w:val="9"/>
    <w:qFormat/>
    <w:uiPriority w:val="0"/>
    <w:pPr>
      <w:keepNext w:val="0"/>
      <w:keepLines w:val="0"/>
      <w:widowControl/>
      <w:suppressLineNumbers w:val="0"/>
      <w:spacing w:before="0" w:beforeAutospacing="0" w:after="0" w:afterAutospacing="0"/>
      <w:ind w:left="0" w:right="0"/>
    </w:pPr>
    <w:rPr>
      <w:rFonts w:hint="eastAsia" w:ascii="Cambria" w:hAnsi="Cambria" w:eastAsia="Cambria" w:cs="Cambria"/>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character" w:customStyle="1" w:styleId="14">
    <w:name w:val="标题 2 字符"/>
    <w:basedOn w:val="11"/>
    <w:link w:val="3"/>
    <w:uiPriority w:val="0"/>
    <w:rPr>
      <w:rFonts w:hint="default" w:ascii="Calibri" w:hAnsi="Calibri" w:eastAsia="MS Gothic" w:cs="Times New Roman"/>
      <w:b/>
      <w:bCs/>
      <w:color w:val="2F5496"/>
      <w:sz w:val="28"/>
      <w:szCs w:val="26"/>
    </w:rPr>
  </w:style>
  <w:style w:type="character" w:customStyle="1" w:styleId="15">
    <w:name w:val="标题 1 字符"/>
    <w:basedOn w:val="11"/>
    <w:link w:val="2"/>
    <w:uiPriority w:val="0"/>
    <w:rPr>
      <w:rFonts w:hint="default" w:ascii="Calibri" w:hAnsi="Calibri" w:eastAsia="MS Gothic" w:cs="Times New Roman"/>
      <w:b/>
      <w:bCs/>
      <w:color w:val="1F4E79"/>
      <w:sz w:val="32"/>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JNU</Company>
  <Pages>11</Pages>
  <Words>4133</Words>
  <Characters>6145</Characters>
  <Lines>100</Lines>
  <Paragraphs>69</Paragraphs>
  <TotalTime>0</TotalTime>
  <ScaleCrop>false</ScaleCrop>
  <LinksUpToDate>false</LinksUpToDate>
  <CharactersWithSpaces>6990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2006-06-20T09:23:00Z</dcterms:created>
  <dc:creator>刘欣</dc:creator>
  <cp:lastModifiedBy>微信用户</cp:lastModifiedBy>
  <dcterms:modified xsi:type="dcterms:W3CDTF">2026-06-12T03:29:29Z</dcterms:modified>
  <dc:title>暨南大学本科实验报告专用纸</dc:title>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eyJoZGlkIjoiZmE5NTkxZDZkMDM3ZTQ3MmI0NzMwODEyODU1YjU5YzUiLCJ1c2VySWQiOiIxMzk4Mzk5NjA4In0=</vt:lpwstr>
  </property>
  <property fmtid="{D5CDD505-2E9C-101B-9397-08002B2CF9AE}" pid="3" name="KSOProductBuildVer">
    <vt:lpwstr>2052-12.1.0.26375</vt:lpwstr>
  </property>
  <property fmtid="{D5CDD505-2E9C-101B-9397-08002B2CF9AE}" pid="4" name="ICV">
    <vt:lpwstr>6FBD8AC606AF4551B0B4DD15279A0E85_13</vt:lpwstr>
  </property>
</Properties>
</file>