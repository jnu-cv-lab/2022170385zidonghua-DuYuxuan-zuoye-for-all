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4F2EC">
      <w:pPr>
        <w:jc w:val="center"/>
        <w:rPr>
          <w:rFonts w:eastAsia="楷体_GB2312"/>
          <w:b/>
          <w:sz w:val="44"/>
          <w:szCs w:val="44"/>
        </w:rPr>
      </w:pPr>
      <w:r>
        <w:rPr>
          <w:rFonts w:eastAsia="楷体_GB2312"/>
          <w:b/>
          <w:sz w:val="44"/>
          <w:szCs w:val="44"/>
        </w:rPr>
        <w:t>暨南大学本科实验报告专用纸</w:t>
      </w:r>
    </w:p>
    <w:p w14:paraId="61883FC5">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rPr>
        <w:t>计算机视觉实验</w:t>
      </w:r>
      <w:r>
        <w:rPr>
          <w:rFonts w:eastAsia="楷体_GB2312"/>
          <w:sz w:val="28"/>
          <w:szCs w:val="28"/>
          <w:u w:val="single"/>
        </w:rPr>
        <w:t xml:space="preserve">        </w:t>
      </w:r>
      <w:r>
        <w:rPr>
          <w:rFonts w:eastAsia="楷体_GB2312"/>
          <w:sz w:val="28"/>
          <w:szCs w:val="28"/>
        </w:rPr>
        <w:t>成绩评定</w:t>
      </w:r>
      <w:r>
        <w:rPr>
          <w:rFonts w:eastAsia="楷体_GB2312"/>
          <w:sz w:val="28"/>
          <w:szCs w:val="28"/>
          <w:u w:val="single"/>
        </w:rPr>
        <w:t xml:space="preserve">            </w:t>
      </w:r>
    </w:p>
    <w:p w14:paraId="430341F5">
      <w:pPr>
        <w:spacing w:line="420" w:lineRule="exact"/>
        <w:rPr>
          <w:rFonts w:eastAsia="楷体_GB2312"/>
          <w:sz w:val="28"/>
          <w:szCs w:val="28"/>
          <w:u w:val="single"/>
        </w:rPr>
      </w:pPr>
      <w:r>
        <w:rPr>
          <w:rFonts w:eastAsia="楷体_GB2312"/>
          <w:sz w:val="28"/>
          <w:szCs w:val="28"/>
        </w:rPr>
        <w:t>实验项目名称</w:t>
      </w:r>
      <w:r>
        <w:rPr>
          <w:rFonts w:eastAsia="楷体_GB2312"/>
          <w:sz w:val="28"/>
          <w:szCs w:val="28"/>
          <w:u w:val="single"/>
        </w:rPr>
        <w:t xml:space="preserve">  </w:t>
      </w:r>
      <w:r>
        <w:rPr>
          <w:rFonts w:hint="eastAsia" w:eastAsia="楷体_GB2312"/>
          <w:sz w:val="28"/>
          <w:szCs w:val="28"/>
          <w:u w:val="single"/>
          <w:lang w:val="en-US" w:eastAsia="zh-CN"/>
        </w:rPr>
        <w:t xml:space="preserve">     CNN优化        </w:t>
      </w:r>
      <w:r>
        <w:rPr>
          <w:rFonts w:hint="eastAsia" w:eastAsia="楷体_GB2312"/>
          <w:sz w:val="28"/>
          <w:szCs w:val="28"/>
          <w:u w:val="single"/>
        </w:rPr>
        <w:t xml:space="preserve"> </w:t>
      </w:r>
      <w:r>
        <w:rPr>
          <w:rFonts w:eastAsia="楷体_GB2312"/>
          <w:sz w:val="28"/>
          <w:szCs w:val="28"/>
          <w:u w:val="single"/>
        </w:rPr>
        <w:t xml:space="preserve">  </w:t>
      </w:r>
    </w:p>
    <w:p w14:paraId="6F06223A">
      <w:pPr>
        <w:spacing w:line="420" w:lineRule="exact"/>
        <w:rPr>
          <w:rFonts w:eastAsia="楷体_GB2312"/>
          <w:sz w:val="28"/>
          <w:szCs w:val="28"/>
        </w:rPr>
      </w:pP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lang w:val="en-US" w:eastAsia="zh-CN"/>
        </w:rPr>
        <w:t xml:space="preserve"> </w:t>
      </w:r>
      <w:r>
        <w:rPr>
          <w:rFonts w:hint="eastAsia" w:eastAsia="楷体_GB2312"/>
          <w:sz w:val="28"/>
          <w:szCs w:val="28"/>
          <w:u w:val="single"/>
        </w:rPr>
        <w:t>赵乘骥,安荣邦</w:t>
      </w:r>
      <w:r>
        <w:rPr>
          <w:rFonts w:eastAsia="楷体_GB2312"/>
          <w:sz w:val="28"/>
          <w:szCs w:val="28"/>
          <w:u w:val="single"/>
        </w:rPr>
        <w:t xml:space="preserve">    </w:t>
      </w:r>
    </w:p>
    <w:p w14:paraId="595BFD2F">
      <w:pPr>
        <w:spacing w:line="420" w:lineRule="exact"/>
        <w:rPr>
          <w:rFonts w:eastAsia="楷体_GB2312"/>
          <w:sz w:val="28"/>
          <w:szCs w:val="28"/>
          <w:u w:val="single"/>
        </w:rPr>
      </w:pPr>
      <w:r>
        <w:rPr>
          <w:rFonts w:eastAsia="楷体_GB2312"/>
          <w:sz w:val="28"/>
          <w:szCs w:val="28"/>
        </w:rPr>
        <w:t>实验项目编号</w:t>
      </w:r>
      <w:r>
        <w:rPr>
          <w:rFonts w:eastAsia="楷体_GB2312"/>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rPr>
        <w:t>教108</w:t>
      </w:r>
      <w:r>
        <w:rPr>
          <w:rFonts w:eastAsia="楷体_GB2312"/>
          <w:sz w:val="28"/>
          <w:szCs w:val="28"/>
          <w:u w:val="single"/>
        </w:rPr>
        <w:t xml:space="preserve">       </w:t>
      </w:r>
    </w:p>
    <w:p w14:paraId="390CE67E">
      <w:pPr>
        <w:spacing w:line="420" w:lineRule="exact"/>
        <w:rPr>
          <w:rFonts w:eastAsia="楷体_GB2312"/>
          <w:sz w:val="28"/>
          <w:szCs w:val="28"/>
          <w:u w:val="single"/>
        </w:rPr>
      </w:pPr>
      <w:r>
        <w:rPr>
          <w:rFonts w:eastAsia="楷体_GB2312"/>
          <w:sz w:val="28"/>
          <w:szCs w:val="28"/>
        </w:rPr>
        <w:t>学生姓名</w:t>
      </w:r>
      <w:r>
        <w:rPr>
          <w:rFonts w:eastAsia="楷体_GB2312"/>
          <w:sz w:val="28"/>
          <w:szCs w:val="28"/>
          <w:u w:val="single"/>
        </w:rPr>
        <w:t xml:space="preserve">    </w:t>
      </w:r>
      <w:r>
        <w:rPr>
          <w:rFonts w:hint="eastAsia" w:eastAsia="楷体_GB2312"/>
          <w:sz w:val="28"/>
          <w:szCs w:val="28"/>
          <w:u w:val="single"/>
        </w:rPr>
        <w:t>杜宇轩</w:t>
      </w:r>
      <w:r>
        <w:rPr>
          <w:rFonts w:eastAsia="楷体_GB2312"/>
          <w:sz w:val="28"/>
          <w:szCs w:val="28"/>
          <w:u w:val="single"/>
        </w:rPr>
        <w:t xml:space="preserve">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r>
        <w:rPr>
          <w:rFonts w:hint="eastAsia" w:eastAsia="楷体_GB2312"/>
          <w:sz w:val="28"/>
          <w:szCs w:val="28"/>
          <w:u w:val="single"/>
        </w:rPr>
        <w:t>2022170385</w:t>
      </w:r>
      <w:r>
        <w:rPr>
          <w:rFonts w:eastAsia="楷体_GB2312"/>
          <w:sz w:val="28"/>
          <w:szCs w:val="28"/>
          <w:u w:val="single"/>
        </w:rPr>
        <w:t xml:space="preserve">                      </w:t>
      </w:r>
    </w:p>
    <w:p w14:paraId="3EF33143">
      <w:pPr>
        <w:numPr>
          <w:ins w:id="0" w:author="MC SYSTEM" w:date="2006-06-11T14:06:00Z"/>
        </w:numPr>
        <w:spacing w:line="420" w:lineRule="exact"/>
        <w:rPr>
          <w:rFonts w:eastAsia="楷体_GB2312"/>
          <w:sz w:val="28"/>
          <w:szCs w:val="28"/>
          <w:u w:val="single"/>
        </w:rPr>
      </w:pP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rPr>
        <w:t>国际能源学院</w:t>
      </w:r>
      <w:r>
        <w:rPr>
          <w:rFonts w:eastAsia="楷体_GB2312"/>
          <w:sz w:val="28"/>
          <w:szCs w:val="28"/>
          <w:u w:val="single"/>
        </w:rPr>
        <w:t xml:space="preserve">        </w:t>
      </w:r>
      <w:r>
        <w:rPr>
          <w:rFonts w:eastAsia="楷体_GB2312"/>
          <w:sz w:val="28"/>
          <w:szCs w:val="28"/>
        </w:rPr>
        <w:t>系</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rPr>
        <w:t xml:space="preserve"> 自动化</w:t>
      </w:r>
      <w:r>
        <w:rPr>
          <w:rFonts w:eastAsia="楷体_GB2312"/>
          <w:sz w:val="28"/>
          <w:szCs w:val="28"/>
          <w:u w:val="single"/>
        </w:rPr>
        <w:t xml:space="preserve">              </w:t>
      </w:r>
      <w:r>
        <w:rPr>
          <w:rFonts w:eastAsia="楷体_GB2312"/>
          <w:sz w:val="28"/>
          <w:szCs w:val="28"/>
        </w:rPr>
        <w:t xml:space="preserve">  </w:t>
      </w:r>
    </w:p>
    <w:p w14:paraId="12B5A7BE">
      <w:pPr>
        <w:spacing w:line="420" w:lineRule="exact"/>
        <w:rPr>
          <w:rFonts w:eastAsia="楷体_GB2312"/>
          <w:sz w:val="28"/>
          <w:szCs w:val="28"/>
        </w:rPr>
      </w:pPr>
      <w:r>
        <w:rPr>
          <w:rFonts w:eastAsia="楷体_GB2312"/>
          <w:sz w:val="28"/>
          <w:szCs w:val="28"/>
        </w:rPr>
        <w:t>实验时间</w:t>
      </w:r>
      <w:r>
        <w:rPr>
          <w:rFonts w:eastAsia="楷体_GB2312"/>
          <w:sz w:val="28"/>
          <w:szCs w:val="28"/>
          <w:u w:val="single"/>
        </w:rPr>
        <w:t xml:space="preserve"> </w:t>
      </w:r>
      <w:r>
        <w:rPr>
          <w:rFonts w:hint="eastAsia" w:eastAsia="楷体_GB2312"/>
          <w:sz w:val="28"/>
          <w:szCs w:val="28"/>
          <w:u w:val="single"/>
        </w:rPr>
        <w:t>2026</w:t>
      </w:r>
      <w:r>
        <w:rPr>
          <w:rFonts w:eastAsia="楷体_GB2312"/>
          <w:sz w:val="28"/>
          <w:szCs w:val="28"/>
          <w:u w:val="single"/>
        </w:rPr>
        <w:t xml:space="preserve"> </w:t>
      </w:r>
      <w:r>
        <w:rPr>
          <w:rFonts w:eastAsia="楷体_GB2312"/>
          <w:sz w:val="28"/>
          <w:szCs w:val="28"/>
        </w:rPr>
        <w:t>年</w:t>
      </w:r>
      <w:r>
        <w:rPr>
          <w:rFonts w:eastAsia="楷体_GB2312"/>
          <w:sz w:val="28"/>
          <w:szCs w:val="28"/>
          <w:u w:val="single"/>
        </w:rPr>
        <w:t xml:space="preserve"> </w:t>
      </w:r>
      <w:r>
        <w:rPr>
          <w:rFonts w:hint="eastAsia" w:eastAsia="楷体_GB2312"/>
          <w:sz w:val="28"/>
          <w:szCs w:val="28"/>
          <w:u w:val="single"/>
          <w:lang w:val="en-US" w:eastAsia="zh-CN"/>
        </w:rPr>
        <w:t>5</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22</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lang w:val="en-US" w:eastAsia="zh-CN"/>
        </w:rPr>
        <w:t xml:space="preserve">中午 </w:t>
      </w:r>
      <w:r>
        <w:rPr>
          <w:rFonts w:eastAsia="楷体_GB2312"/>
          <w:sz w:val="28"/>
          <w:szCs w:val="28"/>
        </w:rPr>
        <w:t>～</w:t>
      </w:r>
      <w:r>
        <w:rPr>
          <w:rFonts w:eastAsia="楷体_GB2312"/>
          <w:sz w:val="28"/>
          <w:szCs w:val="28"/>
          <w:u w:val="single"/>
        </w:rPr>
        <w:t xml:space="preserve"> </w:t>
      </w:r>
      <w:r>
        <w:rPr>
          <w:rFonts w:hint="eastAsia" w:eastAsia="楷体_GB2312"/>
          <w:sz w:val="28"/>
          <w:szCs w:val="28"/>
          <w:u w:val="single"/>
          <w:lang w:val="en-US" w:eastAsia="zh-CN"/>
        </w:rPr>
        <w:t>5</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22</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lang w:val="en-US" w:eastAsia="zh-CN"/>
        </w:rPr>
        <w:t>中午</w:t>
      </w:r>
      <w:r>
        <w:rPr>
          <w:rFonts w:eastAsia="楷体_GB2312"/>
          <w:sz w:val="28"/>
          <w:szCs w:val="28"/>
          <w:u w:val="single"/>
        </w:rPr>
        <w:t xml:space="preserve"> </w:t>
      </w:r>
      <w:r>
        <w:rPr>
          <w:rFonts w:eastAsia="楷体_GB2312"/>
          <w:sz w:val="28"/>
          <w:szCs w:val="28"/>
        </w:rPr>
        <w:t xml:space="preserve"> </w:t>
      </w:r>
    </w:p>
    <w:p w14:paraId="5DF0D3AD">
      <w:pPr>
        <w:spacing w:line="420" w:lineRule="exact"/>
        <w:rPr>
          <w:rFonts w:eastAsia="楷体_GB2312"/>
          <w:sz w:val="28"/>
          <w:szCs w:val="28"/>
        </w:rPr>
      </w:pPr>
      <w:r>
        <w:rPr>
          <w:rFonts w:eastAsia="楷体_GB2312"/>
          <w:sz w:val="28"/>
          <w:szCs w:val="28"/>
        </w:rPr>
        <w:t>温度</w:t>
      </w:r>
      <w:r>
        <w:rPr>
          <w:rFonts w:eastAsia="楷体_GB2312"/>
          <w:sz w:val="28"/>
          <w:szCs w:val="28"/>
          <w:u w:val="single"/>
        </w:rPr>
        <w:t xml:space="preserve"> </w:t>
      </w:r>
      <w:r>
        <w:rPr>
          <w:rFonts w:hint="eastAsia" w:eastAsia="楷体_GB2312"/>
          <w:sz w:val="28"/>
          <w:szCs w:val="28"/>
          <w:u w:val="single"/>
          <w:lang w:val="en-US" w:eastAsia="zh-CN"/>
        </w:rPr>
        <w:t>29</w:t>
      </w:r>
      <w:r>
        <w:rPr>
          <w:rFonts w:eastAsia="楷体_GB2312"/>
          <w:sz w:val="28"/>
          <w:szCs w:val="28"/>
          <w:u w:val="single"/>
        </w:rPr>
        <w:t xml:space="preserve"> </w:t>
      </w:r>
      <w:r>
        <w:rPr>
          <w:rFonts w:eastAsia="楷体_GB2312"/>
          <w:sz w:val="28"/>
          <w:szCs w:val="28"/>
        </w:rPr>
        <w:t>℃</w:t>
      </w:r>
      <w:r>
        <w:rPr>
          <w:rFonts w:hint="eastAsia" w:eastAsia="楷体_GB2312"/>
          <w:sz w:val="28"/>
          <w:szCs w:val="28"/>
        </w:rPr>
        <w:t xml:space="preserve"> </w:t>
      </w:r>
      <w:r>
        <w:rPr>
          <w:rFonts w:eastAsia="楷体_GB2312"/>
          <w:sz w:val="28"/>
          <w:szCs w:val="28"/>
        </w:rPr>
        <w:t>湿度</w:t>
      </w:r>
      <w:r>
        <w:rPr>
          <w:rFonts w:eastAsia="楷体_GB2312"/>
          <w:sz w:val="28"/>
          <w:szCs w:val="28"/>
          <w:u w:val="single"/>
        </w:rPr>
        <w:t xml:space="preserve">  </w:t>
      </w:r>
      <w:r>
        <w:rPr>
          <w:rFonts w:hint="eastAsia" w:eastAsia="楷体_GB2312"/>
          <w:sz w:val="28"/>
          <w:szCs w:val="28"/>
          <w:u w:val="single"/>
          <w:lang w:val="en-US" w:eastAsia="zh-CN"/>
        </w:rPr>
        <w:t>85</w:t>
      </w:r>
      <w:r>
        <w:rPr>
          <w:rFonts w:hint="eastAsia" w:eastAsia="楷体_GB2312"/>
          <w:sz w:val="28"/>
          <w:szCs w:val="28"/>
          <w:u w:val="single"/>
        </w:rPr>
        <w:t>%</w:t>
      </w:r>
      <w:r>
        <w:rPr>
          <w:rFonts w:eastAsia="楷体_GB2312"/>
          <w:sz w:val="28"/>
          <w:szCs w:val="28"/>
          <w:u w:val="single"/>
        </w:rPr>
        <w:t xml:space="preserve">  </w:t>
      </w:r>
    </w:p>
    <w:p w14:paraId="46EE86D5">
      <w:pPr>
        <w:rPr>
          <w:b/>
          <w:sz w:val="24"/>
        </w:rPr>
      </w:pPr>
    </w:p>
    <w:p w14:paraId="37310C19">
      <w:pPr>
        <w:pStyle w:val="3"/>
        <w:keepNext w:val="0"/>
        <w:keepLines w:val="0"/>
        <w:widowControl/>
        <w:suppressLineNumbers w:val="0"/>
      </w:pPr>
      <w:r>
        <w:t>实验任务</w:t>
      </w:r>
    </w:p>
    <w:p w14:paraId="4C68C0A5">
      <w:pPr>
        <w:pStyle w:val="4"/>
        <w:keepNext w:val="0"/>
        <w:keepLines w:val="0"/>
        <w:widowControl/>
        <w:suppressLineNumbers w:val="0"/>
      </w:pPr>
      <w:r>
        <w:t>任务 1：复用上次 CNN 模型</w:t>
      </w:r>
    </w:p>
    <w:p w14:paraId="6AF2E208">
      <w:pPr>
        <w:pStyle w:val="8"/>
        <w:keepNext w:val="0"/>
        <w:keepLines w:val="0"/>
        <w:widowControl/>
        <w:suppressLineNumbers w:val="0"/>
      </w:pPr>
      <w:r>
        <w:t>使用上次实验中的 MNIST 或 CIFAR-10 CNN 模型。</w:t>
      </w:r>
    </w:p>
    <w:p w14:paraId="61741B98">
      <w:pPr>
        <w:pStyle w:val="8"/>
        <w:keepNext w:val="0"/>
        <w:keepLines w:val="0"/>
        <w:widowControl/>
        <w:suppressLineNumbers w:val="0"/>
      </w:pPr>
      <w:r>
        <w:t>不改变模型结构，重新训练模型，并记录训练过程。</w:t>
      </w:r>
    </w:p>
    <w:p w14:paraId="25F33049">
      <w:pPr>
        <w:pStyle w:val="8"/>
        <w:keepNext w:val="0"/>
        <w:keepLines w:val="0"/>
        <w:widowControl/>
        <w:suppressLineNumbers w:val="0"/>
        <w:rPr>
          <w:color w:val="0000FF"/>
        </w:rPr>
      </w:pPr>
      <w:r>
        <w:rPr>
          <w:color w:val="0000FF"/>
        </w:rPr>
        <w:t>本实验使用上次实验中的 SimpleCNN 模型，数据集为 MNIST 手写数字数据集。模型结构保持不变，仍由卷积层、池化层和全连接层组成。实验在 lab10/task101 文件夹中完成，主要程序文件为 train_task101.py。</w:t>
      </w:r>
    </w:p>
    <w:p w14:paraId="0D2B4BFC">
      <w:pPr>
        <w:pStyle w:val="8"/>
        <w:keepNext w:val="0"/>
        <w:keepLines w:val="0"/>
        <w:widowControl/>
        <w:suppressLineNumbers w:val="0"/>
        <w:rPr>
          <w:color w:val="0000FF"/>
        </w:rPr>
      </w:pPr>
      <w:r>
        <w:rPr>
          <w:color w:val="0000FF"/>
        </w:rPr>
        <w:t>训练过程中记录每一轮 epoch 的训练损失、验证损失、训练准确率和验证准确率，并将结果保存为 training_history.csv。同时，程序绘制了 loss 曲线和 accuracy 曲线，并保存最终训练好的模型权重文件 model_task101.pth。</w:t>
      </w:r>
    </w:p>
    <w:p w14:paraId="3DD18831">
      <w:pPr>
        <w:pStyle w:val="8"/>
        <w:keepNext w:val="0"/>
        <w:keepLines w:val="0"/>
        <w:widowControl/>
        <w:suppressLineNumbers w:val="0"/>
        <w:rPr>
          <w:rFonts w:hint="eastAsia"/>
          <w:color w:val="0000FF"/>
        </w:rPr>
      </w:pPr>
      <w:r>
        <w:rPr>
          <w:color w:val="0000FF"/>
        </w:rPr>
        <w:t>本次实验共训练 5 个 epoch。训练完成后，模型在测试集上的最终准确率如下：</w:t>
      </w:r>
      <w:r>
        <w:rPr>
          <w:rFonts w:hint="eastAsia"/>
          <w:color w:val="0000FF"/>
        </w:rPr>
        <w:t>Final Test Accuracy: 0.9871</w:t>
      </w:r>
      <w:r>
        <w:rPr>
          <w:rFonts w:hint="eastAsia"/>
          <w:color w:val="0000FF"/>
          <w:lang w:eastAsia="zh-CN"/>
        </w:rPr>
        <w:t>，</w:t>
      </w:r>
      <w:r>
        <w:rPr>
          <w:rFonts w:hint="eastAsia"/>
          <w:color w:val="0000FF"/>
        </w:rPr>
        <w:t>Final Test Accuracy (%): 98.71%</w:t>
      </w:r>
    </w:p>
    <w:p w14:paraId="17F4BB61">
      <w:pPr>
        <w:pStyle w:val="8"/>
        <w:keepNext w:val="0"/>
        <w:keepLines w:val="0"/>
        <w:widowControl/>
        <w:suppressLineNumbers w:val="0"/>
        <w:rPr>
          <w:rFonts w:hint="eastAsia"/>
          <w:color w:val="0000FF"/>
        </w:rPr>
      </w:pPr>
      <w:r>
        <w:rPr>
          <w:rFonts w:hint="eastAsia"/>
          <w:color w:val="0000FF"/>
        </w:rPr>
        <w:t>由结果可以看出，复用上次实验中的 CNN 模型后，模型在 MNIST 测试集上取得了 98.71% 的准确率，说明该模型能够较好地完成手写数字图像分类任务。</w:t>
      </w:r>
    </w:p>
    <w:p w14:paraId="0966DDD3">
      <w:pPr>
        <w:pStyle w:val="8"/>
        <w:keepNext w:val="0"/>
        <w:keepLines w:val="0"/>
        <w:widowControl/>
        <w:suppressLineNumbers w:val="0"/>
        <w:rPr>
          <w:rFonts w:hint="eastAsia"/>
          <w:color w:val="0000FF"/>
        </w:rPr>
      </w:pPr>
      <w:r>
        <w:rPr>
          <w:rFonts w:hint="eastAsia"/>
          <w:color w:val="0000FF"/>
        </w:rPr>
        <w:t>实验生成的主要结果文件如下：</w:t>
      </w:r>
    </w:p>
    <w:p w14:paraId="116CF826">
      <w:pPr>
        <w:pStyle w:val="8"/>
        <w:keepNext w:val="0"/>
        <w:keepLines w:val="0"/>
        <w:widowControl/>
        <w:suppressLineNumbers w:val="0"/>
        <w:rPr>
          <w:rFonts w:hint="eastAsia"/>
          <w:color w:val="0000FF"/>
        </w:rPr>
      </w:pPr>
      <w:r>
        <w:rPr>
          <w:rFonts w:hint="eastAsia"/>
          <w:color w:val="0000FF"/>
        </w:rPr>
        <w:t>training_history.csv：记录每一轮训练和验证过程中的 loss、accuracy</w:t>
      </w:r>
      <w:r>
        <w:rPr>
          <w:rFonts w:hint="eastAsia"/>
          <w:color w:val="0000FF"/>
          <w:lang w:eastAsia="zh-CN"/>
        </w:rPr>
        <w:t>；</w:t>
      </w:r>
      <w:r>
        <w:rPr>
          <w:rFonts w:hint="eastAsia"/>
          <w:color w:val="0000FF"/>
        </w:rPr>
        <w:t>loss_curve.png：训练集和验证集的 loss 曲线</w:t>
      </w:r>
      <w:r>
        <w:rPr>
          <w:rFonts w:hint="eastAsia"/>
          <w:color w:val="0000FF"/>
          <w:lang w:eastAsia="zh-CN"/>
        </w:rPr>
        <w:t>；</w:t>
      </w:r>
      <w:r>
        <w:rPr>
          <w:rFonts w:hint="eastAsia"/>
          <w:color w:val="0000FF"/>
        </w:rPr>
        <w:t>accuracy_curve.png：训练集和验证集的 accuracy 曲线</w:t>
      </w:r>
      <w:r>
        <w:rPr>
          <w:rFonts w:hint="eastAsia"/>
          <w:color w:val="0000FF"/>
          <w:lang w:eastAsia="zh-CN"/>
        </w:rPr>
        <w:t>；</w:t>
      </w:r>
      <w:r>
        <w:rPr>
          <w:rFonts w:hint="eastAsia"/>
          <w:color w:val="0000FF"/>
        </w:rPr>
        <w:t>model_task101.pth：训练后的模型权重文件</w:t>
      </w:r>
      <w:r>
        <w:rPr>
          <w:rFonts w:hint="eastAsia"/>
          <w:color w:val="0000FF"/>
          <w:lang w:eastAsia="zh-CN"/>
        </w:rPr>
        <w:t>；</w:t>
      </w:r>
      <w:r>
        <w:rPr>
          <w:rFonts w:hint="eastAsia"/>
          <w:color w:val="0000FF"/>
        </w:rPr>
        <w:t>test_result.txt：最终测试准确率结果</w:t>
      </w:r>
    </w:p>
    <w:p w14:paraId="6A34DEC9">
      <w:pPr>
        <w:pStyle w:val="8"/>
        <w:keepNext w:val="0"/>
        <w:keepLines w:val="0"/>
        <w:widowControl/>
        <w:suppressLineNumbers w:val="0"/>
        <w:rPr>
          <w:rFonts w:hint="eastAsia"/>
          <w:color w:val="0000FF"/>
        </w:rPr>
      </w:pPr>
      <w:r>
        <w:rPr>
          <w:rFonts w:hint="eastAsia"/>
          <w:color w:val="0000FF"/>
        </w:rPr>
        <w:t>在训练过程中，模型的训练损失和验证损失整体呈下降趋势。训练初期，模型参数尚未充分学习 MNIST 图像中的数字特征，因此 loss 相对较高。随着训练轮数增加，卷积层逐渐学习到数字图像中的边缘、笔画和局部形状等特征，模型分类能力逐步提高，loss 随之下降。</w:t>
      </w:r>
    </w:p>
    <w:p w14:paraId="1B58AC21">
      <w:pPr>
        <w:pStyle w:val="8"/>
        <w:keepNext w:val="0"/>
        <w:keepLines w:val="0"/>
        <w:widowControl/>
        <w:suppressLineNumbers w:val="0"/>
        <w:rPr>
          <w:rFonts w:hint="eastAsia"/>
          <w:color w:val="0000FF"/>
        </w:rPr>
      </w:pPr>
      <w:r>
        <w:rPr>
          <w:rFonts w:hint="eastAsia"/>
          <w:color w:val="0000FF"/>
        </w:rPr>
        <w:t>验证集 loss 也保持下降趋势，说明模型不仅在训练集上表现变好，在未参与训练的验证数据上也具有较好的泛化能力，没有出现明显的过拟合现象。</w:t>
      </w:r>
    </w:p>
    <w:p w14:paraId="672752FB">
      <w:pPr>
        <w:pStyle w:val="8"/>
        <w:keepNext w:val="0"/>
        <w:keepLines w:val="0"/>
        <w:widowControl/>
        <w:suppressLineNumbers w:val="0"/>
      </w:pPr>
      <w:r>
        <w:drawing>
          <wp:inline distT="0" distB="0" distL="114300" distR="114300">
            <wp:extent cx="5265420" cy="4371340"/>
            <wp:effectExtent l="0" t="0" r="12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5420" cy="4371340"/>
                    </a:xfrm>
                    <a:prstGeom prst="rect">
                      <a:avLst/>
                    </a:prstGeom>
                    <a:noFill/>
                    <a:ln>
                      <a:noFill/>
                    </a:ln>
                  </pic:spPr>
                </pic:pic>
              </a:graphicData>
            </a:graphic>
          </wp:inline>
        </w:drawing>
      </w:r>
    </w:p>
    <w:p w14:paraId="46F7686B">
      <w:pPr>
        <w:pStyle w:val="8"/>
        <w:keepNext w:val="0"/>
        <w:keepLines w:val="0"/>
        <w:widowControl/>
        <w:suppressLineNumbers w:val="0"/>
        <w:rPr>
          <w:rFonts w:hint="eastAsia"/>
          <w:color w:val="0000FF"/>
        </w:rPr>
      </w:pPr>
      <w:r>
        <w:rPr>
          <w:rFonts w:hint="eastAsia"/>
          <w:color w:val="0000FF"/>
        </w:rPr>
        <w:t>从 accuracy 曲线可以看出，训练准确率和验证准确率整体呈上升趋势，并在后几轮逐渐趋于稳定。这说明模型经过多轮训练后，已经能够较准确地区分 MNIST 数据集中的 0 到 9 十类手写数字。</w:t>
      </w:r>
    </w:p>
    <w:p w14:paraId="0D11D959">
      <w:pPr>
        <w:pStyle w:val="8"/>
        <w:keepNext w:val="0"/>
        <w:keepLines w:val="0"/>
        <w:widowControl/>
        <w:suppressLineNumbers w:val="0"/>
        <w:rPr>
          <w:rFonts w:hint="eastAsia"/>
          <w:color w:val="0000FF"/>
        </w:rPr>
      </w:pPr>
      <w:r>
        <w:rPr>
          <w:rFonts w:hint="eastAsia"/>
          <w:color w:val="0000FF"/>
        </w:rPr>
        <w:t>最终测试准确率达到 98.71%，说明复用的 SimpleCNN 模型具有较好的分类效果。由于 MNIST 数据集图像较简单，数字类别清晰，而 CNN 又适合提取图像局部特征，因此模型能够取得较高的识别准确率。</w:t>
      </w:r>
    </w:p>
    <w:p w14:paraId="0DB6DBBE">
      <w:pPr>
        <w:pStyle w:val="8"/>
        <w:keepNext w:val="0"/>
        <w:keepLines w:val="0"/>
        <w:widowControl/>
        <w:suppressLineNumbers w:val="0"/>
        <w:rPr>
          <w:rFonts w:hint="eastAsia"/>
          <w:color w:val="0000FF"/>
        </w:rPr>
      </w:pPr>
      <w:r>
        <w:drawing>
          <wp:inline distT="0" distB="0" distL="114300" distR="114300">
            <wp:extent cx="5271135" cy="4438650"/>
            <wp:effectExtent l="0" t="0" r="381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1135" cy="4438650"/>
                    </a:xfrm>
                    <a:prstGeom prst="rect">
                      <a:avLst/>
                    </a:prstGeom>
                    <a:noFill/>
                    <a:ln>
                      <a:noFill/>
                    </a:ln>
                  </pic:spPr>
                </pic:pic>
              </a:graphicData>
            </a:graphic>
          </wp:inline>
        </w:drawing>
      </w:r>
    </w:p>
    <w:p w14:paraId="6FDC60AF">
      <w:pPr>
        <w:pStyle w:val="8"/>
        <w:keepNext w:val="0"/>
        <w:keepLines w:val="0"/>
        <w:widowControl/>
        <w:suppressLineNumbers w:val="0"/>
      </w:pPr>
    </w:p>
    <w:p w14:paraId="5C223C48">
      <w:pPr>
        <w:pStyle w:val="4"/>
        <w:keepNext w:val="0"/>
        <w:keepLines w:val="0"/>
        <w:widowControl/>
        <w:suppressLineNumbers w:val="0"/>
      </w:pPr>
      <w:r>
        <w:t>任务 2：优化器对比</w:t>
      </w:r>
    </w:p>
    <w:p w14:paraId="256EB696">
      <w:pPr>
        <w:pStyle w:val="8"/>
        <w:keepNext w:val="0"/>
        <w:keepLines w:val="0"/>
        <w:widowControl/>
        <w:suppressLineNumbers w:val="0"/>
      </w:pPr>
      <w:r>
        <w:t>使用相同模型和相同数据集，分别使用以下优化器训练：</w:t>
      </w:r>
    </w:p>
    <w:p w14:paraId="6C32EB4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SGD</w:t>
      </w:r>
    </w:p>
    <w:p w14:paraId="47C4AF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SGD+Momentum </w:t>
      </w:r>
    </w:p>
    <w:p w14:paraId="7B6501DD">
      <w:pPr>
        <w:keepNext w:val="0"/>
        <w:keepLines w:val="0"/>
        <w:widowControl/>
        <w:suppressLineNumbers w:val="0"/>
        <w:jc w:val="left"/>
      </w:pPr>
      <w:r>
        <w:rPr>
          <w:rFonts w:ascii="宋体" w:hAnsi="宋体" w:eastAsia="宋体" w:cs="宋体"/>
          <w:kern w:val="0"/>
          <w:sz w:val="24"/>
          <w:szCs w:val="24"/>
          <w:lang w:val="en-US" w:eastAsia="zh-CN" w:bidi="ar"/>
        </w:rPr>
        <w:t xml:space="preserve">Adam </w:t>
      </w:r>
    </w:p>
    <w:p w14:paraId="4884D78A">
      <w:pPr>
        <w:pStyle w:val="8"/>
        <w:keepNext w:val="0"/>
        <w:keepLines w:val="0"/>
        <w:widowControl/>
        <w:suppressLineNumbers w:val="0"/>
      </w:pPr>
      <w:r>
        <w:t>记录每种优化器的：</w:t>
      </w:r>
    </w:p>
    <w:p w14:paraId="5DE85EFB">
      <w:pPr>
        <w:keepNext w:val="0"/>
        <w:keepLines w:val="0"/>
        <w:widowControl/>
        <w:numPr>
          <w:ilvl w:val="0"/>
          <w:numId w:val="2"/>
        </w:numPr>
        <w:suppressLineNumbers w:val="0"/>
        <w:spacing w:before="0" w:beforeAutospacing="1" w:after="0" w:afterAutospacing="1"/>
        <w:ind w:left="720" w:hanging="360"/>
      </w:pPr>
      <w:r>
        <w:t xml:space="preserve">training loss； </w:t>
      </w:r>
    </w:p>
    <w:p w14:paraId="6BA98D25">
      <w:pPr>
        <w:keepNext w:val="0"/>
        <w:keepLines w:val="0"/>
        <w:widowControl/>
        <w:numPr>
          <w:ilvl w:val="0"/>
          <w:numId w:val="2"/>
        </w:numPr>
        <w:suppressLineNumbers w:val="0"/>
        <w:spacing w:before="0" w:beforeAutospacing="1" w:after="0" w:afterAutospacing="1"/>
        <w:ind w:left="720" w:hanging="360"/>
      </w:pPr>
      <w:r>
        <w:t xml:space="preserve">validation loss； </w:t>
      </w:r>
    </w:p>
    <w:p w14:paraId="7D00A7F6">
      <w:pPr>
        <w:keepNext w:val="0"/>
        <w:keepLines w:val="0"/>
        <w:widowControl/>
        <w:numPr>
          <w:ilvl w:val="0"/>
          <w:numId w:val="2"/>
        </w:numPr>
        <w:suppressLineNumbers w:val="0"/>
        <w:spacing w:before="0" w:beforeAutospacing="1" w:after="0" w:afterAutospacing="1"/>
        <w:ind w:left="720" w:hanging="360"/>
      </w:pPr>
      <w:r>
        <w:t xml:space="preserve">training accuracy； </w:t>
      </w:r>
    </w:p>
    <w:p w14:paraId="4080B5E7">
      <w:pPr>
        <w:keepNext w:val="0"/>
        <w:keepLines w:val="0"/>
        <w:widowControl/>
        <w:numPr>
          <w:ilvl w:val="0"/>
          <w:numId w:val="2"/>
        </w:numPr>
        <w:suppressLineNumbers w:val="0"/>
        <w:spacing w:before="0" w:beforeAutospacing="1" w:after="0" w:afterAutospacing="1"/>
        <w:ind w:left="720" w:hanging="360"/>
      </w:pPr>
      <w:r>
        <w:t xml:space="preserve">validation accuracy； </w:t>
      </w:r>
    </w:p>
    <w:p w14:paraId="5D9DAEB4">
      <w:pPr>
        <w:keepNext w:val="0"/>
        <w:keepLines w:val="0"/>
        <w:widowControl/>
        <w:numPr>
          <w:ilvl w:val="0"/>
          <w:numId w:val="2"/>
        </w:numPr>
        <w:suppressLineNumbers w:val="0"/>
        <w:spacing w:before="0" w:beforeAutospacing="1" w:after="0" w:afterAutospacing="1"/>
        <w:ind w:left="720" w:hanging="360"/>
      </w:pPr>
      <w:r>
        <w:t xml:space="preserve">test accuracy。 </w:t>
      </w:r>
    </w:p>
    <w:p w14:paraId="6028D4EE">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继续使用 MNIST 手写数字数据集，并复用上次实验中的 SimpleCNN 模型结构。为了保证实验对比公平，三种优化器均使用相同的数据集、相同的 CNN 模型结构和相同的训练轮数。</w:t>
      </w:r>
    </w:p>
    <w:p w14:paraId="10A95B7E">
      <w:pPr>
        <w:keepNext w:val="0"/>
        <w:keepLines w:val="0"/>
        <w:widowControl/>
        <w:suppressLineNumbers w:val="0"/>
        <w:rPr>
          <w:rFonts w:ascii="宋体" w:hAnsi="宋体" w:eastAsia="宋体" w:cs="宋体"/>
          <w:color w:val="0000FF"/>
          <w:sz w:val="24"/>
          <w:szCs w:val="24"/>
        </w:rPr>
      </w:pPr>
    </w:p>
    <w:p w14:paraId="31E7DEEE">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分别设置三种优化器：</w:t>
      </w:r>
    </w:p>
    <w:p w14:paraId="2886881B">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SGD：learning rate = 0.01</w:t>
      </w:r>
    </w:p>
    <w:p w14:paraId="10ED1D87">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SGD + Momentum：learning rate = 0.01，momentum = 0.9</w:t>
      </w:r>
    </w:p>
    <w:p w14:paraId="5073E82B">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Adam：learning rate = 0.001</w:t>
      </w:r>
    </w:p>
    <w:p w14:paraId="6DE626D9">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每种优化器训练 5 个 epoch，并在训练过程中记录训练集 loss、验证集 loss、训练集 accuracy 和验证集 accuracy。训练结束后，在测试集上计算最终 test accuracy。</w:t>
      </w:r>
    </w:p>
    <w:p w14:paraId="2F1E45A0">
      <w:pPr>
        <w:keepNext w:val="0"/>
        <w:keepLines w:val="0"/>
        <w:widowControl/>
        <w:suppressLineNumbers w:val="0"/>
        <w:rPr>
          <w:rFonts w:hint="eastAsia" w:ascii="宋体" w:hAnsi="宋体" w:eastAsia="宋体" w:cs="宋体"/>
          <w:color w:val="0000FF"/>
          <w:sz w:val="24"/>
          <w:szCs w:val="24"/>
        </w:rPr>
      </w:pPr>
    </w:p>
    <w:p w14:paraId="1DA4867D">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三种优化器的最终测试准确率如下表所示：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1B2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04AE4A55">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优化器</w:t>
            </w:r>
          </w:p>
        </w:tc>
        <w:tc>
          <w:tcPr>
            <w:tcW w:w="2130" w:type="dxa"/>
          </w:tcPr>
          <w:p w14:paraId="0BD1C7B1">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Training Accuracy</w:t>
            </w:r>
          </w:p>
        </w:tc>
        <w:tc>
          <w:tcPr>
            <w:tcW w:w="2131" w:type="dxa"/>
          </w:tcPr>
          <w:p w14:paraId="4080962C">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Validation Accuracy</w:t>
            </w:r>
          </w:p>
        </w:tc>
        <w:tc>
          <w:tcPr>
            <w:tcW w:w="2131" w:type="dxa"/>
          </w:tcPr>
          <w:p w14:paraId="711CA302">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Test Accuracy</w:t>
            </w:r>
          </w:p>
        </w:tc>
      </w:tr>
      <w:tr w14:paraId="7FB8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5CD7024">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SGD</w:t>
            </w:r>
          </w:p>
        </w:tc>
        <w:tc>
          <w:tcPr>
            <w:tcW w:w="2130" w:type="dxa"/>
          </w:tcPr>
          <w:p w14:paraId="67B73EA8">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95.31%</w:t>
            </w:r>
          </w:p>
        </w:tc>
        <w:tc>
          <w:tcPr>
            <w:tcW w:w="2131" w:type="dxa"/>
          </w:tcPr>
          <w:p w14:paraId="3684C5C7">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94.29%</w:t>
            </w:r>
          </w:p>
        </w:tc>
        <w:tc>
          <w:tcPr>
            <w:tcW w:w="2131" w:type="dxa"/>
          </w:tcPr>
          <w:p w14:paraId="2F5F81F7">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94.79%</w:t>
            </w:r>
          </w:p>
        </w:tc>
      </w:tr>
      <w:tr w14:paraId="7407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1C7C065">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SGD + Momentum</w:t>
            </w:r>
          </w:p>
        </w:tc>
        <w:tc>
          <w:tcPr>
            <w:tcW w:w="2130" w:type="dxa"/>
          </w:tcPr>
          <w:p w14:paraId="70F65A26">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98.80%</w:t>
            </w:r>
          </w:p>
        </w:tc>
        <w:tc>
          <w:tcPr>
            <w:tcW w:w="2131" w:type="dxa"/>
          </w:tcPr>
          <w:p w14:paraId="7D3ABEB3">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98.55%</w:t>
            </w:r>
          </w:p>
        </w:tc>
        <w:tc>
          <w:tcPr>
            <w:tcW w:w="2131" w:type="dxa"/>
          </w:tcPr>
          <w:p w14:paraId="1BEB3FC8">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98.84%</w:t>
            </w:r>
          </w:p>
        </w:tc>
      </w:tr>
      <w:tr w14:paraId="76D2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5BB0238">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Adam</w:t>
            </w:r>
          </w:p>
        </w:tc>
        <w:tc>
          <w:tcPr>
            <w:tcW w:w="2130" w:type="dxa"/>
          </w:tcPr>
          <w:p w14:paraId="62668BA5">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99.07%</w:t>
            </w:r>
          </w:p>
        </w:tc>
        <w:tc>
          <w:tcPr>
            <w:tcW w:w="2131" w:type="dxa"/>
          </w:tcPr>
          <w:p w14:paraId="7D867F58">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98.60%</w:t>
            </w:r>
          </w:p>
        </w:tc>
        <w:tc>
          <w:tcPr>
            <w:tcW w:w="2131" w:type="dxa"/>
          </w:tcPr>
          <w:p w14:paraId="50CEE30C">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98.81%</w:t>
            </w:r>
          </w:p>
        </w:tc>
      </w:tr>
    </w:tbl>
    <w:p w14:paraId="4137D801">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从实验结果可以看出，三种优化器都能够完成 MNIST 手写数字分类任务，但训练效果存在差异。其中，SGD + Momentum 的最终测试准确率最高，为 98.84%；Adam 的最终测试准确率为 98.81%，与 SGD+Momentum 非常接近；普通 SGD 的最终测试准确率为 94.79%，低于另外两种优化器。</w:t>
      </w:r>
    </w:p>
    <w:p w14:paraId="529B6952">
      <w:pPr>
        <w:keepNext w:val="0"/>
        <w:keepLines w:val="0"/>
        <w:widowControl/>
        <w:suppressLineNumbers w:val="0"/>
        <w:rPr>
          <w:rFonts w:hint="eastAsia" w:ascii="宋体" w:hAnsi="宋体" w:eastAsia="宋体" w:cs="宋体"/>
          <w:color w:val="0000FF"/>
          <w:sz w:val="24"/>
          <w:szCs w:val="24"/>
        </w:rPr>
      </w:pPr>
    </w:p>
    <w:p w14:paraId="4EEC2A0D">
      <w:pPr>
        <w:keepNext w:val="0"/>
        <w:keepLines w:val="0"/>
        <w:widowControl/>
        <w:suppressLineNumbers w:val="0"/>
      </w:pPr>
      <w:r>
        <w:drawing>
          <wp:inline distT="0" distB="0" distL="114300" distR="114300">
            <wp:extent cx="5274310" cy="3968750"/>
            <wp:effectExtent l="0" t="0" r="63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3968750"/>
                    </a:xfrm>
                    <a:prstGeom prst="rect">
                      <a:avLst/>
                    </a:prstGeom>
                    <a:noFill/>
                    <a:ln>
                      <a:noFill/>
                    </a:ln>
                  </pic:spPr>
                </pic:pic>
              </a:graphicData>
            </a:graphic>
          </wp:inline>
        </w:drawing>
      </w:r>
    </w:p>
    <w:p w14:paraId="6C50374E">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从 Loss 曲线可以看出，普通 SGD 的初始 loss 较高，并且整体下降速度相对较慢。SGD+Momentum 和 Adam 的 loss 在前几轮下降较快，说明这两种优化器能够更快地帮助模型学习到有效特征。其中 Adam 和 SGD+Momentum 的训练损失、验证损失都保持在较低水平，说明模型收敛效果较好。</w:t>
      </w:r>
    </w:p>
    <w:p w14:paraId="7FAE2AEA">
      <w:pPr>
        <w:keepNext w:val="0"/>
        <w:keepLines w:val="0"/>
        <w:widowControl/>
        <w:suppressLineNumbers w:val="0"/>
        <w:rPr>
          <w:rFonts w:ascii="宋体" w:hAnsi="宋体" w:eastAsia="宋体" w:cs="宋体"/>
          <w:color w:val="0000FF"/>
          <w:sz w:val="24"/>
          <w:szCs w:val="24"/>
        </w:rPr>
      </w:pPr>
    </w:p>
    <w:p w14:paraId="0AC25345">
      <w:pPr>
        <w:keepNext w:val="0"/>
        <w:keepLines w:val="0"/>
        <w:widowControl/>
        <w:suppressLineNumbers w:val="0"/>
      </w:pPr>
      <w:r>
        <w:drawing>
          <wp:inline distT="0" distB="0" distL="114300" distR="114300">
            <wp:extent cx="5270500" cy="4017645"/>
            <wp:effectExtent l="0" t="0" r="444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0500" cy="4017645"/>
                    </a:xfrm>
                    <a:prstGeom prst="rect">
                      <a:avLst/>
                    </a:prstGeom>
                    <a:noFill/>
                    <a:ln>
                      <a:noFill/>
                    </a:ln>
                  </pic:spPr>
                </pic:pic>
              </a:graphicData>
            </a:graphic>
          </wp:inline>
        </w:drawing>
      </w:r>
    </w:p>
    <w:p w14:paraId="0B85DF13">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从 Accuracy 曲线可以看出，普通 SGD 在训练初期准确率较低，随着 epoch 增加逐渐上升，但最终准确率仍低于另外两种优化器。SGD+Momentum 和 Adam 的准确率提升速度更快，并且在后几轮趋于稳定，说明它们在相同训练轮数下具有更好的训练效果。</w:t>
      </w:r>
    </w:p>
    <w:p w14:paraId="340E169C">
      <w:pPr>
        <w:keepNext w:val="0"/>
        <w:keepLines w:val="0"/>
        <w:widowControl/>
        <w:suppressLineNumbers w:val="0"/>
        <w:rPr>
          <w:rFonts w:ascii="宋体" w:hAnsi="宋体" w:eastAsia="宋体" w:cs="宋体"/>
          <w:color w:val="0000FF"/>
          <w:sz w:val="24"/>
          <w:szCs w:val="24"/>
        </w:rPr>
      </w:pPr>
    </w:p>
    <w:p w14:paraId="4B338016">
      <w:pPr>
        <w:keepNext w:val="0"/>
        <w:keepLines w:val="0"/>
        <w:widowControl/>
        <w:suppressLineNumbers w:val="0"/>
      </w:pPr>
      <w:r>
        <w:drawing>
          <wp:inline distT="0" distB="0" distL="114300" distR="114300">
            <wp:extent cx="5271770" cy="4170680"/>
            <wp:effectExtent l="0" t="0" r="317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1770" cy="4170680"/>
                    </a:xfrm>
                    <a:prstGeom prst="rect">
                      <a:avLst/>
                    </a:prstGeom>
                    <a:noFill/>
                    <a:ln>
                      <a:noFill/>
                    </a:ln>
                  </pic:spPr>
                </pic:pic>
              </a:graphicData>
            </a:graphic>
          </wp:inline>
        </w:drawing>
      </w:r>
    </w:p>
    <w:p w14:paraId="5B8462F0">
      <w:pPr>
        <w:keepNext w:val="0"/>
        <w:keepLines w:val="0"/>
        <w:widowControl/>
        <w:suppressLineNumbers w:val="0"/>
        <w:rPr>
          <w:rFonts w:hint="eastAsia"/>
          <w:color w:val="0000FF"/>
        </w:rPr>
      </w:pPr>
      <w:r>
        <w:rPr>
          <w:rFonts w:hint="eastAsia"/>
          <w:color w:val="0000FF"/>
        </w:rPr>
        <w:t>从最终测试准确率柱状图可以看出，SGD+Momentum 和 Adam 的测试准确率明显高于普通 SGD。其中 SGD+Momentum 的测试准确率最高，为 98.84%，Adam 为 98.81%，两者差距很小，说明二者在本次实验中的分类效果都较好。</w:t>
      </w:r>
    </w:p>
    <w:p w14:paraId="02B5E83E">
      <w:pPr>
        <w:keepNext w:val="0"/>
        <w:keepLines w:val="0"/>
        <w:widowControl/>
        <w:suppressLineNumbers w:val="0"/>
        <w:rPr>
          <w:rFonts w:hint="eastAsia"/>
          <w:color w:val="0000FF"/>
        </w:rPr>
      </w:pPr>
    </w:p>
    <w:p w14:paraId="0E5CE00D">
      <w:pPr>
        <w:keepNext w:val="0"/>
        <w:keepLines w:val="0"/>
        <w:widowControl/>
        <w:suppressLineNumbers w:val="0"/>
        <w:ind w:firstLine="420" w:firstLineChars="0"/>
        <w:rPr>
          <w:rFonts w:hint="eastAsia"/>
          <w:color w:val="0000FF"/>
        </w:rPr>
      </w:pPr>
      <w:r>
        <w:rPr>
          <w:rFonts w:hint="eastAsia"/>
          <w:color w:val="0000FF"/>
        </w:rPr>
        <w:t>普通 SGD 只根据当前 batch 的梯度方向更新参数，更新方式较为简单，因此在训练初期收敛速度较慢，容易受到梯度波动影响。本实验中，普通 SGD 的最终测试准确率为 94.79%，说明在相同训练轮数下，其训练效果不如另外两种优化器。</w:t>
      </w:r>
    </w:p>
    <w:p w14:paraId="3B1D98AF">
      <w:pPr>
        <w:keepNext w:val="0"/>
        <w:keepLines w:val="0"/>
        <w:widowControl/>
        <w:suppressLineNumbers w:val="0"/>
        <w:ind w:firstLine="420" w:firstLineChars="0"/>
        <w:rPr>
          <w:rFonts w:hint="eastAsia"/>
          <w:color w:val="0000FF"/>
        </w:rPr>
      </w:pPr>
      <w:r>
        <w:rPr>
          <w:rFonts w:hint="eastAsia"/>
          <w:color w:val="0000FF"/>
        </w:rPr>
        <w:t>SGD+Momentum 在普通 SGD 的基础上加入了动量项，可以利用之前的梯度更新方向，使参数更新更加平滑，减少训练过程中的震荡，并加快收敛速度。因此，本实验中 SGD+Momentum 的表现最好，最终测试准确率达到 98.84%。</w:t>
      </w:r>
    </w:p>
    <w:p w14:paraId="5C6932D3">
      <w:pPr>
        <w:keepNext w:val="0"/>
        <w:keepLines w:val="0"/>
        <w:widowControl/>
        <w:suppressLineNumbers w:val="0"/>
        <w:ind w:firstLine="420" w:firstLineChars="0"/>
        <w:rPr>
          <w:rFonts w:hint="eastAsia"/>
          <w:color w:val="0000FF"/>
        </w:rPr>
      </w:pPr>
      <w:r>
        <w:rPr>
          <w:rFonts w:hint="eastAsia"/>
          <w:color w:val="0000FF"/>
        </w:rPr>
        <w:t>Adam 优化器能够根据梯度的一阶矩和二阶矩自适应调整学习率，通常具有较快的收敛速度和较好的稳定性。本实验中 Adam 的最终测试准确率为 98.81%，与 SGD+Momentum 非常接近，说明 Adam 也非常适合本次 MNIST 图像分类任务。</w:t>
      </w:r>
    </w:p>
    <w:p w14:paraId="78A56352">
      <w:pPr>
        <w:keepNext w:val="0"/>
        <w:keepLines w:val="0"/>
        <w:widowControl/>
        <w:suppressLineNumbers w:val="0"/>
        <w:ind w:firstLine="420" w:firstLineChars="0"/>
        <w:rPr>
          <w:rFonts w:hint="eastAsia"/>
          <w:color w:val="0000FF"/>
        </w:rPr>
      </w:pPr>
    </w:p>
    <w:p w14:paraId="35D14692">
      <w:pPr>
        <w:pStyle w:val="4"/>
        <w:keepNext w:val="0"/>
        <w:keepLines w:val="0"/>
        <w:widowControl/>
        <w:suppressLineNumbers w:val="0"/>
      </w:pPr>
      <w:r>
        <w:t>任务 3：学习率对比</w:t>
      </w:r>
    </w:p>
    <w:p w14:paraId="27336EDB">
      <w:pPr>
        <w:pStyle w:val="8"/>
        <w:keepNext w:val="0"/>
        <w:keepLines w:val="0"/>
        <w:widowControl/>
        <w:suppressLineNumbers w:val="0"/>
      </w:pPr>
      <w:r>
        <w:t>固定优化器为 Adam，分别尝试：</w:t>
      </w:r>
    </w:p>
    <w:p w14:paraId="44BFA0BA">
      <w:pPr>
        <w:keepNext w:val="0"/>
        <w:keepLines w:val="0"/>
        <w:widowControl/>
        <w:suppressLineNumbers w:val="0"/>
        <w:jc w:val="left"/>
      </w:pPr>
      <w:r>
        <w:rPr>
          <w:rFonts w:ascii="宋体" w:hAnsi="宋体" w:eastAsia="宋体" w:cs="宋体"/>
          <w:kern w:val="0"/>
          <w:sz w:val="24"/>
          <w:szCs w:val="24"/>
          <w:lang w:val="en-US" w:eastAsia="zh-CN" w:bidi="ar"/>
        </w:rPr>
        <w:t>0.1, 0.01, 0.001</w:t>
      </w:r>
    </w:p>
    <w:p w14:paraId="1FF44963">
      <w:pPr>
        <w:pStyle w:val="8"/>
        <w:keepNext w:val="0"/>
        <w:keepLines w:val="0"/>
        <w:widowControl/>
        <w:suppressLineNumbers w:val="0"/>
      </w:pPr>
      <w:r>
        <w:t>比较不同学习率下 loss 曲线和 accuracy 曲线的变化。</w:t>
      </w:r>
    </w:p>
    <w:p w14:paraId="55A82CF8">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继续使用 MNIST 手写数字数据集，并保持 SimpleCNN 模型结构不变。为了保证实验对比公平，三组实验均采用相同的数据集、相同模型结构和相同训练轮数，仅改变 Adam 优化器的学习率。</w:t>
      </w:r>
    </w:p>
    <w:p w14:paraId="13154B2C">
      <w:pPr>
        <w:keepNext w:val="0"/>
        <w:keepLines w:val="0"/>
        <w:widowControl/>
        <w:suppressLineNumbers w:val="0"/>
        <w:rPr>
          <w:rFonts w:ascii="宋体" w:hAnsi="宋体" w:eastAsia="宋体" w:cs="宋体"/>
          <w:color w:val="0000FF"/>
          <w:sz w:val="24"/>
          <w:szCs w:val="24"/>
        </w:rPr>
      </w:pPr>
    </w:p>
    <w:p w14:paraId="4532AAC0">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本次实验设置的学习率如下：</w:t>
      </w:r>
    </w:p>
    <w:p w14:paraId="0F82FA9C">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learning rate = 0.1</w:t>
      </w:r>
    </w:p>
    <w:p w14:paraId="31BECF3C">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learning rate = 0.01</w:t>
      </w:r>
    </w:p>
    <w:p w14:paraId="4CB323DF">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learning rate = 0.001</w:t>
      </w:r>
    </w:p>
    <w:p w14:paraId="721E79D3">
      <w:pPr>
        <w:keepNext w:val="0"/>
        <w:keepLines w:val="0"/>
        <w:widowControl/>
        <w:suppressLineNumbers w:val="0"/>
        <w:rPr>
          <w:rFonts w:hint="eastAsia" w:ascii="宋体" w:hAnsi="宋体" w:eastAsia="宋体" w:cs="宋体"/>
          <w:color w:val="0000FF"/>
          <w:sz w:val="24"/>
          <w:szCs w:val="24"/>
        </w:rPr>
      </w:pPr>
    </w:p>
    <w:p w14:paraId="43775AC0">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每个学习率分别训练 5 个 epoch，并记录训练过程中的 loss 和 accuracy，最后在测试集上计算最终准确率。</w:t>
      </w:r>
    </w:p>
    <w:p w14:paraId="45190189">
      <w:pPr>
        <w:keepNext w:val="0"/>
        <w:keepLines w:val="0"/>
        <w:widowControl/>
        <w:suppressLineNumbers w:val="0"/>
        <w:rPr>
          <w:rFonts w:hint="eastAsia" w:ascii="宋体" w:hAnsi="宋体" w:eastAsia="宋体" w:cs="宋体"/>
          <w:color w:val="0000FF"/>
          <w:sz w:val="24"/>
          <w:szCs w:val="24"/>
        </w:rPr>
      </w:pPr>
    </w:p>
    <w:p w14:paraId="6A1789D5">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三种学习率下模型的最终测试准确率如下表所示：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F2B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A424972">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学习率</w:t>
            </w:r>
          </w:p>
        </w:tc>
        <w:tc>
          <w:tcPr>
            <w:tcW w:w="4261" w:type="dxa"/>
          </w:tcPr>
          <w:p w14:paraId="72767B2D">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Test Accuracy</w:t>
            </w:r>
          </w:p>
        </w:tc>
      </w:tr>
      <w:tr w14:paraId="430B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CFA91D">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0.1</w:t>
            </w:r>
          </w:p>
        </w:tc>
        <w:tc>
          <w:tcPr>
            <w:tcW w:w="4261" w:type="dxa"/>
          </w:tcPr>
          <w:p w14:paraId="01B142F0">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10.28%</w:t>
            </w:r>
          </w:p>
        </w:tc>
      </w:tr>
      <w:tr w14:paraId="4603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37221AE">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0.01</w:t>
            </w:r>
          </w:p>
        </w:tc>
        <w:tc>
          <w:tcPr>
            <w:tcW w:w="4261" w:type="dxa"/>
          </w:tcPr>
          <w:p w14:paraId="7BF3690F">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98.26%</w:t>
            </w:r>
          </w:p>
        </w:tc>
      </w:tr>
      <w:tr w14:paraId="4173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C6A7A3">
            <w:pPr>
              <w:keepNext w:val="0"/>
              <w:keepLines w:val="0"/>
              <w:widowControl/>
              <w:suppressLineNumbers w:val="0"/>
              <w:jc w:val="center"/>
              <w:rPr>
                <w:rFonts w:hint="eastAsia" w:ascii="宋体" w:hAnsi="宋体" w:eastAsia="宋体" w:cs="宋体"/>
                <w:color w:val="0000FF"/>
                <w:sz w:val="24"/>
                <w:szCs w:val="24"/>
                <w:vertAlign w:val="baseline"/>
              </w:rPr>
            </w:pPr>
            <w:r>
              <w:rPr>
                <w:rFonts w:hint="eastAsia" w:ascii="宋体" w:hAnsi="宋体" w:eastAsia="宋体" w:cs="宋体"/>
                <w:color w:val="0000FF"/>
                <w:sz w:val="24"/>
                <w:szCs w:val="24"/>
                <w:vertAlign w:val="baseline"/>
              </w:rPr>
              <w:t>0.001</w:t>
            </w:r>
          </w:p>
        </w:tc>
        <w:tc>
          <w:tcPr>
            <w:tcW w:w="4261" w:type="dxa"/>
          </w:tcPr>
          <w:p w14:paraId="3B47B2B5">
            <w:pPr>
              <w:keepNext w:val="0"/>
              <w:keepLines w:val="0"/>
              <w:widowControl/>
              <w:suppressLineNumbers w:val="0"/>
              <w:jc w:val="center"/>
              <w:rPr>
                <w:rFonts w:hint="default" w:ascii="宋体" w:hAnsi="宋体" w:eastAsia="宋体" w:cs="宋体"/>
                <w:color w:val="0000FF"/>
                <w:sz w:val="24"/>
                <w:szCs w:val="24"/>
                <w:vertAlign w:val="baseline"/>
                <w:lang w:val="en-US" w:eastAsia="zh-CN"/>
              </w:rPr>
            </w:pPr>
            <w:r>
              <w:rPr>
                <w:rFonts w:hint="eastAsia" w:ascii="宋体" w:hAnsi="宋体" w:cs="宋体"/>
                <w:color w:val="0000FF"/>
                <w:sz w:val="24"/>
                <w:szCs w:val="24"/>
                <w:vertAlign w:val="baseline"/>
                <w:lang w:val="en-US" w:eastAsia="zh-CN"/>
              </w:rPr>
              <w:t>98.81%</w:t>
            </w:r>
          </w:p>
        </w:tc>
      </w:tr>
    </w:tbl>
    <w:p w14:paraId="15F1BA90">
      <w:pPr>
        <w:keepNext w:val="0"/>
        <w:keepLines w:val="0"/>
        <w:widowControl/>
        <w:suppressLineNumbers w:val="0"/>
        <w:rPr>
          <w:rFonts w:hint="eastAsia" w:ascii="宋体" w:hAnsi="宋体" w:eastAsia="宋体" w:cs="宋体"/>
          <w:color w:val="0000FF"/>
          <w:sz w:val="24"/>
          <w:szCs w:val="24"/>
        </w:rPr>
      </w:pPr>
      <w:r>
        <w:rPr>
          <w:rFonts w:hint="eastAsia" w:ascii="宋体" w:hAnsi="宋体" w:eastAsia="宋体" w:cs="宋体"/>
          <w:color w:val="0000FF"/>
          <w:sz w:val="24"/>
          <w:szCs w:val="24"/>
        </w:rPr>
        <w:t>从实验结果可以看出，不同学习率对模型训练效果影响明显。其中，学习率为 0.001 时测试准确率最高，达到 98.81%；学习率为 0.01 时测试准确率为 98.26%，效果也较好；学习率为 0.1 时测试准确率只有 10.28%，说明学习率过大导致模型训练不稳定，分类效果接近随机猜测。</w:t>
      </w:r>
    </w:p>
    <w:p w14:paraId="3E673139">
      <w:pPr>
        <w:keepNext w:val="0"/>
        <w:keepLines w:val="0"/>
        <w:widowControl/>
        <w:suppressLineNumbers w:val="0"/>
        <w:rPr>
          <w:rFonts w:hint="eastAsia" w:ascii="宋体" w:hAnsi="宋体" w:eastAsia="宋体" w:cs="宋体"/>
          <w:color w:val="0000FF"/>
          <w:sz w:val="24"/>
          <w:szCs w:val="24"/>
        </w:rPr>
      </w:pPr>
    </w:p>
    <w:p w14:paraId="412515CE">
      <w:pPr>
        <w:keepNext w:val="0"/>
        <w:keepLines w:val="0"/>
        <w:widowControl/>
        <w:suppressLineNumbers w:val="0"/>
      </w:pPr>
      <w:r>
        <w:drawing>
          <wp:inline distT="0" distB="0" distL="114300" distR="114300">
            <wp:extent cx="5265420" cy="4186555"/>
            <wp:effectExtent l="0" t="0" r="127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5420" cy="4186555"/>
                    </a:xfrm>
                    <a:prstGeom prst="rect">
                      <a:avLst/>
                    </a:prstGeom>
                    <a:noFill/>
                    <a:ln>
                      <a:noFill/>
                    </a:ln>
                  </pic:spPr>
                </pic:pic>
              </a:graphicData>
            </a:graphic>
          </wp:inline>
        </w:drawing>
      </w:r>
    </w:p>
    <w:p w14:paraId="3AC66AC3">
      <w:pPr>
        <w:keepNext w:val="0"/>
        <w:keepLines w:val="0"/>
        <w:widowControl/>
        <w:suppressLineNumbers w:val="0"/>
      </w:pPr>
      <w:r>
        <w:drawing>
          <wp:inline distT="0" distB="0" distL="114300" distR="114300">
            <wp:extent cx="5265420" cy="3902075"/>
            <wp:effectExtent l="0" t="0" r="127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5420" cy="3902075"/>
                    </a:xfrm>
                    <a:prstGeom prst="rect">
                      <a:avLst/>
                    </a:prstGeom>
                    <a:noFill/>
                    <a:ln>
                      <a:noFill/>
                    </a:ln>
                  </pic:spPr>
                </pic:pic>
              </a:graphicData>
            </a:graphic>
          </wp:inline>
        </w:drawing>
      </w:r>
    </w:p>
    <w:p w14:paraId="0FAEC81C">
      <w:pPr>
        <w:keepNext w:val="0"/>
        <w:keepLines w:val="0"/>
        <w:widowControl/>
        <w:suppressLineNumbers w:val="0"/>
        <w:rPr>
          <w:rFonts w:ascii="宋体" w:hAnsi="宋体" w:eastAsia="宋体" w:cs="宋体"/>
          <w:color w:val="0000FF"/>
          <w:sz w:val="24"/>
          <w:szCs w:val="24"/>
        </w:rPr>
      </w:pPr>
      <w:r>
        <w:drawing>
          <wp:inline distT="0" distB="0" distL="114300" distR="114300">
            <wp:extent cx="5263515" cy="4166235"/>
            <wp:effectExtent l="0" t="0" r="317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3515" cy="4166235"/>
                    </a:xfrm>
                    <a:prstGeom prst="rect">
                      <a:avLst/>
                    </a:prstGeom>
                    <a:noFill/>
                    <a:ln>
                      <a:noFill/>
                    </a:ln>
                  </pic:spPr>
                </pic:pic>
              </a:graphicData>
            </a:graphic>
          </wp:inline>
        </w:drawing>
      </w:r>
      <w:r>
        <w:rPr>
          <w:rFonts w:hint="eastAsia"/>
          <w:lang w:val="en-US" w:eastAsia="zh-CN"/>
        </w:rPr>
        <w:tab/>
      </w:r>
      <w:r>
        <w:rPr>
          <w:rFonts w:ascii="宋体" w:hAnsi="宋体" w:eastAsia="宋体" w:cs="宋体"/>
          <w:color w:val="0000FF"/>
          <w:sz w:val="24"/>
          <w:szCs w:val="24"/>
        </w:rPr>
        <w:t xml:space="preserve">当学习率设置为 </w:t>
      </w:r>
      <w:r>
        <w:rPr>
          <w:rStyle w:val="12"/>
          <w:rFonts w:ascii="宋体" w:hAnsi="宋体" w:eastAsia="宋体" w:cs="宋体"/>
          <w:color w:val="0000FF"/>
          <w:sz w:val="24"/>
          <w:szCs w:val="24"/>
        </w:rPr>
        <w:t>0.1</w:t>
      </w:r>
      <w:r>
        <w:rPr>
          <w:rFonts w:ascii="宋体" w:hAnsi="宋体" w:eastAsia="宋体" w:cs="宋体"/>
          <w:color w:val="0000FF"/>
          <w:sz w:val="24"/>
          <w:szCs w:val="24"/>
        </w:rPr>
        <w:t xml:space="preserve"> 时，模型参数每次更新幅度过大，容易跳过较优解，导致 loss 难以正常下降，accuracy 也无法有效提升。因此该组实验最终测试准确率只有 </w:t>
      </w:r>
      <w:r>
        <w:rPr>
          <w:rStyle w:val="12"/>
          <w:rFonts w:ascii="宋体" w:hAnsi="宋体" w:eastAsia="宋体" w:cs="宋体"/>
          <w:color w:val="0000FF"/>
          <w:sz w:val="24"/>
          <w:szCs w:val="24"/>
        </w:rPr>
        <w:t>10.28%</w:t>
      </w:r>
      <w:r>
        <w:rPr>
          <w:rFonts w:ascii="宋体" w:hAnsi="宋体" w:eastAsia="宋体" w:cs="宋体"/>
          <w:color w:val="0000FF"/>
          <w:sz w:val="24"/>
          <w:szCs w:val="24"/>
        </w:rPr>
        <w:t>，模型几乎没有学到有效分类能力。</w:t>
      </w:r>
    </w:p>
    <w:p w14:paraId="23B74909">
      <w:pPr>
        <w:keepNext w:val="0"/>
        <w:keepLines w:val="0"/>
        <w:widowControl/>
        <w:suppressLineNumbers w:val="0"/>
        <w:ind w:firstLine="420" w:firstLineChars="0"/>
        <w:rPr>
          <w:rFonts w:ascii="宋体" w:hAnsi="宋体" w:eastAsia="宋体" w:cs="宋体"/>
          <w:color w:val="0000FF"/>
          <w:sz w:val="24"/>
          <w:szCs w:val="24"/>
        </w:rPr>
      </w:pPr>
      <w:r>
        <w:rPr>
          <w:rFonts w:ascii="宋体" w:hAnsi="宋体" w:eastAsia="宋体" w:cs="宋体"/>
          <w:color w:val="0000FF"/>
          <w:sz w:val="24"/>
          <w:szCs w:val="24"/>
        </w:rPr>
        <w:t xml:space="preserve">当学习率设置为 </w:t>
      </w:r>
      <w:r>
        <w:rPr>
          <w:rStyle w:val="12"/>
          <w:rFonts w:ascii="宋体" w:hAnsi="宋体" w:eastAsia="宋体" w:cs="宋体"/>
          <w:color w:val="0000FF"/>
          <w:sz w:val="24"/>
          <w:szCs w:val="24"/>
        </w:rPr>
        <w:t>0.01</w:t>
      </w:r>
      <w:r>
        <w:rPr>
          <w:rFonts w:ascii="宋体" w:hAnsi="宋体" w:eastAsia="宋体" w:cs="宋体"/>
          <w:color w:val="0000FF"/>
          <w:sz w:val="24"/>
          <w:szCs w:val="24"/>
        </w:rPr>
        <w:t xml:space="preserve"> 时，模型能够正常训练，最终测试准确率达到 </w:t>
      </w:r>
      <w:r>
        <w:rPr>
          <w:rStyle w:val="12"/>
          <w:rFonts w:ascii="宋体" w:hAnsi="宋体" w:eastAsia="宋体" w:cs="宋体"/>
          <w:color w:val="0000FF"/>
          <w:sz w:val="24"/>
          <w:szCs w:val="24"/>
        </w:rPr>
        <w:t>98.26%</w:t>
      </w:r>
      <w:r>
        <w:rPr>
          <w:rFonts w:ascii="宋体" w:hAnsi="宋体" w:eastAsia="宋体" w:cs="宋体"/>
          <w:color w:val="0000FF"/>
          <w:sz w:val="24"/>
          <w:szCs w:val="24"/>
        </w:rPr>
        <w:t>。说明该学习率已经可以让模型较好地学习 MNIST 图像特征，但相比 0.001 稍差。</w:t>
      </w:r>
    </w:p>
    <w:p w14:paraId="1DB9AAE7">
      <w:pPr>
        <w:keepNext w:val="0"/>
        <w:keepLines w:val="0"/>
        <w:widowControl/>
        <w:suppressLineNumbers w:val="0"/>
        <w:ind w:firstLine="420" w:firstLineChars="0"/>
        <w:rPr>
          <w:rFonts w:hint="eastAsia" w:ascii="宋体" w:hAnsi="宋体" w:eastAsia="宋体" w:cs="宋体"/>
          <w:color w:val="0000FF"/>
          <w:sz w:val="24"/>
          <w:szCs w:val="24"/>
        </w:rPr>
      </w:pPr>
      <w:r>
        <w:rPr>
          <w:rFonts w:hint="eastAsia" w:ascii="宋体" w:hAnsi="宋体" w:eastAsia="宋体" w:cs="宋体"/>
          <w:color w:val="0000FF"/>
          <w:sz w:val="24"/>
          <w:szCs w:val="24"/>
        </w:rPr>
        <w:t>当学习率设置为 0.001 时，模型训练更加稳定，最终测试准确率达到 98.81%，是三组实验中表现最好的结果。这说明对于本实验中的 Adam 优化器和 SimpleCNN 模型，0.001 是更合适的学习率。</w:t>
      </w:r>
    </w:p>
    <w:p w14:paraId="5FA51260">
      <w:pPr>
        <w:pStyle w:val="4"/>
        <w:keepNext w:val="0"/>
        <w:keepLines w:val="0"/>
        <w:widowControl/>
        <w:suppressLineNumbers w:val="0"/>
      </w:pPr>
      <w:r>
        <w:t>任务 4：卷积核可视化</w:t>
      </w:r>
    </w:p>
    <w:p w14:paraId="49B784D1">
      <w:pPr>
        <w:pStyle w:val="8"/>
        <w:keepNext w:val="0"/>
        <w:keepLines w:val="0"/>
        <w:widowControl/>
        <w:suppressLineNumbers w:val="0"/>
      </w:pPr>
      <w:r>
        <w:t>显示第一层卷积核。</w:t>
      </w:r>
    </w:p>
    <w:p w14:paraId="524B8FEB">
      <w:pPr>
        <w:pStyle w:val="8"/>
        <w:keepNext w:val="0"/>
        <w:keepLines w:val="0"/>
        <w:widowControl/>
        <w:suppressLineNumbers w:val="0"/>
      </w:pPr>
      <w:r>
        <w:t>要求：</w:t>
      </w:r>
    </w:p>
    <w:p w14:paraId="06BFD3CC">
      <w:pPr>
        <w:keepNext w:val="0"/>
        <w:keepLines w:val="0"/>
        <w:widowControl/>
        <w:numPr>
          <w:ilvl w:val="0"/>
          <w:numId w:val="3"/>
        </w:numPr>
        <w:suppressLineNumbers w:val="0"/>
        <w:spacing w:before="0" w:beforeAutospacing="1" w:after="0" w:afterAutospacing="1"/>
        <w:ind w:left="720" w:hanging="360"/>
      </w:pPr>
      <w:r>
        <w:t xml:space="preserve">至少显示 8 个卷积核； </w:t>
      </w:r>
    </w:p>
    <w:p w14:paraId="18FE39F8">
      <w:pPr>
        <w:keepNext w:val="0"/>
        <w:keepLines w:val="0"/>
        <w:widowControl/>
        <w:numPr>
          <w:ilvl w:val="0"/>
          <w:numId w:val="3"/>
        </w:numPr>
        <w:suppressLineNumbers w:val="0"/>
        <w:spacing w:before="0" w:beforeAutospacing="1" w:after="0" w:afterAutospacing="1"/>
        <w:ind w:left="720" w:hanging="360"/>
      </w:pPr>
      <w:r>
        <w:t xml:space="preserve">说明训练后的卷积核是否呈现某种边缘、方向或纹理特征； </w:t>
      </w:r>
    </w:p>
    <w:p w14:paraId="2FC878E3">
      <w:pPr>
        <w:keepNext w:val="0"/>
        <w:keepLines w:val="0"/>
        <w:widowControl/>
        <w:numPr>
          <w:ilvl w:val="0"/>
          <w:numId w:val="3"/>
        </w:numPr>
        <w:suppressLineNumbers w:val="0"/>
        <w:spacing w:before="0" w:beforeAutospacing="1" w:after="0" w:afterAutospacing="1"/>
        <w:ind w:left="720" w:hanging="360"/>
      </w:pPr>
      <w:r>
        <w:t xml:space="preserve">简要说明卷积核是如何通过训练得到的。 </w:t>
      </w:r>
    </w:p>
    <w:p w14:paraId="581C6758">
      <w:pPr>
        <w:keepNext w:val="0"/>
        <w:keepLines w:val="0"/>
        <w:widowControl/>
        <w:numPr>
          <w:numId w:val="0"/>
        </w:numPr>
        <w:suppressLineNumbers w:val="0"/>
        <w:spacing w:before="0" w:beforeAutospacing="1" w:after="0" w:afterAutospacing="1"/>
        <w:rPr>
          <w:rFonts w:hint="eastAsia"/>
          <w:color w:val="0000FF"/>
          <w:lang w:val="en-US" w:eastAsia="zh-CN"/>
        </w:rPr>
      </w:pPr>
      <w:r>
        <w:rPr>
          <w:rFonts w:hint="eastAsia"/>
          <w:color w:val="0000FF"/>
          <w:lang w:val="en-US" w:eastAsia="zh-CN"/>
        </w:rPr>
        <w:t>实验方法：</w:t>
      </w:r>
    </w:p>
    <w:p w14:paraId="3B5FB492">
      <w:pPr>
        <w:keepNext w:val="0"/>
        <w:keepLines w:val="0"/>
        <w:widowControl/>
        <w:numPr>
          <w:numId w:val="0"/>
        </w:numPr>
        <w:suppressLineNumbers w:val="0"/>
        <w:spacing w:before="0" w:beforeAutospacing="1" w:after="0" w:afterAutospacing="1"/>
        <w:rPr>
          <w:rFonts w:hint="eastAsia"/>
          <w:color w:val="0000FF"/>
          <w:lang w:val="en-US" w:eastAsia="zh-CN"/>
        </w:rPr>
      </w:pPr>
      <w:r>
        <w:rPr>
          <w:rFonts w:hint="eastAsia"/>
          <w:color w:val="0000FF"/>
          <w:lang w:val="en-US" w:eastAsia="zh-CN"/>
        </w:rPr>
        <w:t>本实验使用前面任务中训练效果较好的模型权重文件，程序加载训练好的 SimpleCNN 模型后，自动找到第一层卷积层 conv1，并提取其中的卷积核权重进行可视化。本次第一层卷积核的权重形状为：(16, 1, 3, 3)。其中，16 表示第一层共有 16 个卷积核，1 表示输入图像为单通道灰度图像，3×3 表示每个卷积核的大小。</w:t>
      </w:r>
    </w:p>
    <w:p w14:paraId="463318B8">
      <w:pPr>
        <w:keepNext w:val="0"/>
        <w:keepLines w:val="0"/>
        <w:widowControl/>
        <w:numPr>
          <w:numId w:val="0"/>
        </w:numPr>
        <w:suppressLineNumbers w:val="0"/>
        <w:spacing w:before="0" w:beforeAutospacing="1" w:after="0" w:afterAutospacing="1"/>
        <w:rPr>
          <w:rFonts w:hint="eastAsia"/>
          <w:color w:val="0000FF"/>
          <w:lang w:val="en-US" w:eastAsia="zh-CN"/>
        </w:rPr>
      </w:pPr>
      <w:r>
        <w:rPr>
          <w:rFonts w:hint="eastAsia"/>
          <w:color w:val="0000FF"/>
          <w:lang w:val="en-US" w:eastAsia="zh-CN"/>
        </w:rPr>
        <w:t>结果：</w:t>
      </w:r>
    </w:p>
    <w:p w14:paraId="13ADD520">
      <w:pPr>
        <w:keepNext w:val="0"/>
        <w:keepLines w:val="0"/>
        <w:widowControl/>
        <w:numPr>
          <w:numId w:val="0"/>
        </w:numPr>
        <w:suppressLineNumbers w:val="0"/>
        <w:spacing w:before="0" w:beforeAutospacing="1" w:after="0" w:afterAutospacing="1"/>
        <w:rPr>
          <w:rFonts w:hint="default"/>
          <w:color w:val="0000FF"/>
          <w:lang w:val="en-US" w:eastAsia="zh-CN"/>
        </w:rPr>
      </w:pPr>
      <w:r>
        <w:rPr>
          <w:rFonts w:hint="default"/>
          <w:color w:val="0000FF"/>
          <w:lang w:val="en-US" w:eastAsia="zh-CN"/>
        </w:rPr>
        <w:t>本任务共显示了 16 个第一层卷积核，满足实验要求中“至少显示 8 个卷积核”的要求。</w:t>
      </w:r>
    </w:p>
    <w:p w14:paraId="5FBBA8EF">
      <w:pPr>
        <w:keepNext w:val="0"/>
        <w:keepLines w:val="0"/>
        <w:widowControl/>
        <w:numPr>
          <w:numId w:val="0"/>
        </w:numPr>
        <w:suppressLineNumbers w:val="0"/>
        <w:spacing w:before="0" w:beforeAutospacing="1" w:after="0" w:afterAutospacing="1"/>
        <w:rPr>
          <w:rFonts w:hint="default"/>
          <w:color w:val="0000FF"/>
          <w:lang w:val="en-US" w:eastAsia="zh-CN"/>
        </w:rPr>
      </w:pPr>
      <w:r>
        <w:rPr>
          <w:rFonts w:hint="default"/>
          <w:color w:val="0000FF"/>
          <w:lang w:val="en-US" w:eastAsia="zh-CN"/>
        </w:rPr>
        <w:t>实验生成了两种形式的卷积核可视化结果：</w:t>
      </w:r>
    </w:p>
    <w:p w14:paraId="7CD3E8C8">
      <w:pPr>
        <w:keepNext w:val="0"/>
        <w:keepLines w:val="0"/>
        <w:widowControl/>
        <w:numPr>
          <w:numId w:val="0"/>
        </w:numPr>
        <w:suppressLineNumbers w:val="0"/>
        <w:spacing w:before="0" w:beforeAutospacing="1" w:after="0" w:afterAutospacing="1"/>
      </w:pPr>
      <w:r>
        <w:drawing>
          <wp:inline distT="0" distB="0" distL="114300" distR="114300">
            <wp:extent cx="4319905" cy="3448685"/>
            <wp:effectExtent l="0" t="0" r="571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4319905" cy="3448685"/>
                    </a:xfrm>
                    <a:prstGeom prst="rect">
                      <a:avLst/>
                    </a:prstGeom>
                    <a:noFill/>
                    <a:ln>
                      <a:noFill/>
                    </a:ln>
                  </pic:spPr>
                </pic:pic>
              </a:graphicData>
            </a:graphic>
          </wp:inline>
        </w:drawing>
      </w:r>
    </w:p>
    <w:p w14:paraId="0CEB96AB">
      <w:pPr>
        <w:keepNext w:val="0"/>
        <w:keepLines w:val="0"/>
        <w:widowControl/>
        <w:numPr>
          <w:numId w:val="0"/>
        </w:numPr>
        <w:suppressLineNumbers w:val="0"/>
        <w:spacing w:before="0" w:beforeAutospacing="1" w:after="0" w:afterAutospacing="1"/>
      </w:pPr>
      <w:r>
        <w:drawing>
          <wp:inline distT="0" distB="0" distL="114300" distR="114300">
            <wp:extent cx="4319905" cy="3768725"/>
            <wp:effectExtent l="0" t="0" r="571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319905" cy="3768725"/>
                    </a:xfrm>
                    <a:prstGeom prst="rect">
                      <a:avLst/>
                    </a:prstGeom>
                    <a:noFill/>
                    <a:ln>
                      <a:noFill/>
                    </a:ln>
                  </pic:spPr>
                </pic:pic>
              </a:graphicData>
            </a:graphic>
          </wp:inline>
        </w:drawing>
      </w:r>
    </w:p>
    <w:p w14:paraId="5F5C08AE">
      <w:pPr>
        <w:keepNext w:val="0"/>
        <w:keepLines w:val="0"/>
        <w:widowControl/>
        <w:numPr>
          <w:numId w:val="0"/>
        </w:numPr>
        <w:suppressLineNumbers w:val="0"/>
        <w:spacing w:before="0" w:beforeAutospacing="1" w:after="0" w:afterAutospacing="1"/>
        <w:rPr>
          <w:rFonts w:ascii="宋体" w:hAnsi="宋体" w:eastAsia="宋体" w:cs="宋体"/>
          <w:color w:val="0000FF"/>
          <w:sz w:val="24"/>
          <w:szCs w:val="24"/>
        </w:rPr>
      </w:pPr>
      <w:r>
        <w:rPr>
          <w:rFonts w:ascii="宋体" w:hAnsi="宋体" w:eastAsia="宋体" w:cs="宋体"/>
          <w:color w:val="0000FF"/>
          <w:sz w:val="24"/>
          <w:szCs w:val="24"/>
        </w:rPr>
        <w:t xml:space="preserve">从图中可以看到，不同卷积核的明暗分布不同，说明它们学习到的权重模式不同。由于每个卷积核大小只有 </w:t>
      </w:r>
      <w:r>
        <w:rPr>
          <w:rStyle w:val="13"/>
          <w:rFonts w:ascii="宋体" w:hAnsi="宋体" w:eastAsia="宋体" w:cs="宋体"/>
          <w:color w:val="0000FF"/>
          <w:sz w:val="24"/>
          <w:szCs w:val="24"/>
        </w:rPr>
        <w:t>3×3</w:t>
      </w:r>
      <w:r>
        <w:rPr>
          <w:rFonts w:ascii="宋体" w:hAnsi="宋体" w:eastAsia="宋体" w:cs="宋体"/>
          <w:color w:val="0000FF"/>
          <w:sz w:val="24"/>
          <w:szCs w:val="24"/>
        </w:rPr>
        <w:t>，因此可视化结果表现为小的像素块矩阵，这是正常现象。</w:t>
      </w:r>
    </w:p>
    <w:p w14:paraId="5C652DAB">
      <w:pPr>
        <w:keepNext w:val="0"/>
        <w:keepLines w:val="0"/>
        <w:widowControl/>
        <w:numPr>
          <w:numId w:val="0"/>
        </w:numPr>
        <w:suppressLineNumbers w:val="0"/>
        <w:spacing w:before="0" w:beforeAutospacing="1" w:after="0" w:afterAutospacing="1"/>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根据可视化结果和统计分析，第一层 16 个卷积核中，有 14 个卷积核同时包含正值和负值。这类卷积核通常对局部灰度变化比较敏感，能够响应图像中明暗变化明显的位置。同时，有 11 个卷积核呈现一定方向差异，说明它们可能对水平、垂直或斜向边缘具有一定响应能力。对于 MNIST 手写数字图像来说，数字主要由不同方向的笔画组成，因此第一层卷积核学习到边缘、方向和局部笔画特征是合理的。</w:t>
      </w:r>
    </w:p>
    <w:p w14:paraId="6D78508D">
      <w:pPr>
        <w:keepNext w:val="0"/>
        <w:keepLines w:val="0"/>
        <w:widowControl/>
        <w:numPr>
          <w:numId w:val="0"/>
        </w:numPr>
        <w:suppressLineNumbers w:val="0"/>
        <w:spacing w:before="0" w:beforeAutospacing="1" w:after="0" w:afterAutospacing="1"/>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不同卷积核之间的权重分布、正负区域和变化方向不同，因此它们会对数字图像中的不同局部区域产生不同响应。例如，有些卷积核可能更关注横向笔画，有些卷积核可能更关注竖向或斜向笔画。</w:t>
      </w:r>
    </w:p>
    <w:p w14:paraId="415C9B42">
      <w:pPr>
        <w:pStyle w:val="4"/>
        <w:keepNext w:val="0"/>
        <w:keepLines w:val="0"/>
        <w:widowControl/>
        <w:suppressLineNumbers w:val="0"/>
      </w:pPr>
      <w:r>
        <w:t>任务 5：Feature map 可视化</w:t>
      </w:r>
    </w:p>
    <w:p w14:paraId="27FE5B6B">
      <w:pPr>
        <w:pStyle w:val="8"/>
        <w:keepNext w:val="0"/>
        <w:keepLines w:val="0"/>
        <w:widowControl/>
        <w:suppressLineNumbers w:val="0"/>
      </w:pPr>
      <w:r>
        <w:t>选择一张测试图片，将其输入训练好的 CNN。</w:t>
      </w:r>
    </w:p>
    <w:p w14:paraId="257AA92A">
      <w:pPr>
        <w:pStyle w:val="8"/>
        <w:keepNext w:val="0"/>
        <w:keepLines w:val="0"/>
        <w:widowControl/>
        <w:suppressLineNumbers w:val="0"/>
      </w:pPr>
      <w:r>
        <w:t>显示第一层卷积输出的 feature maps。</w:t>
      </w:r>
    </w:p>
    <w:p w14:paraId="392820B7">
      <w:pPr>
        <w:pStyle w:val="8"/>
        <w:keepNext w:val="0"/>
        <w:keepLines w:val="0"/>
        <w:widowControl/>
        <w:suppressLineNumbers w:val="0"/>
      </w:pPr>
      <w:r>
        <w:t>要求：</w:t>
      </w:r>
    </w:p>
    <w:p w14:paraId="567E54AC">
      <w:pPr>
        <w:keepNext w:val="0"/>
        <w:keepLines w:val="0"/>
        <w:widowControl/>
        <w:numPr>
          <w:ilvl w:val="0"/>
          <w:numId w:val="4"/>
        </w:numPr>
        <w:suppressLineNumbers w:val="0"/>
        <w:spacing w:before="0" w:beforeAutospacing="1" w:after="0" w:afterAutospacing="1"/>
        <w:ind w:left="720" w:hanging="360"/>
      </w:pPr>
      <w:r>
        <w:t xml:space="preserve">至少显示 8 张 feature maps； </w:t>
      </w:r>
    </w:p>
    <w:p w14:paraId="5EA5A547">
      <w:pPr>
        <w:keepNext w:val="0"/>
        <w:keepLines w:val="0"/>
        <w:widowControl/>
        <w:numPr>
          <w:ilvl w:val="0"/>
          <w:numId w:val="4"/>
        </w:numPr>
        <w:suppressLineNumbers w:val="0"/>
        <w:spacing w:before="0" w:beforeAutospacing="1" w:after="0" w:afterAutospacing="1"/>
        <w:ind w:left="720" w:hanging="360"/>
      </w:pPr>
      <w:r>
        <w:t xml:space="preserve">观察不同 feature maps 对图像哪些区域有强响应； </w:t>
      </w:r>
    </w:p>
    <w:p w14:paraId="56C15CD2">
      <w:pPr>
        <w:keepNext w:val="0"/>
        <w:keepLines w:val="0"/>
        <w:widowControl/>
        <w:numPr>
          <w:ilvl w:val="0"/>
          <w:numId w:val="4"/>
        </w:numPr>
        <w:suppressLineNumbers w:val="0"/>
        <w:spacing w:before="0" w:beforeAutospacing="1" w:after="0" w:afterAutospacing="1"/>
        <w:ind w:left="720" w:hanging="360"/>
      </w:pPr>
      <w:r>
        <w:t xml:space="preserve">简要说明不同卷积核提取了不同图像特征。 </w:t>
      </w:r>
    </w:p>
    <w:p w14:paraId="03E85CBB">
      <w:pPr>
        <w:keepNext w:val="0"/>
        <w:keepLines w:val="0"/>
        <w:widowControl/>
        <w:numPr>
          <w:numId w:val="0"/>
        </w:numPr>
        <w:suppressLineNumbers w:val="0"/>
        <w:tabs>
          <w:tab w:val="left" w:pos="720"/>
        </w:tabs>
        <w:spacing w:before="0" w:beforeAutospacing="1" w:after="0" w:afterAutospacing="1"/>
        <w:jc w:val="both"/>
        <w:rPr>
          <w:rFonts w:hint="eastAsia" w:ascii="宋体" w:hAnsi="宋体" w:cs="宋体"/>
          <w:color w:val="0000FF"/>
          <w:sz w:val="24"/>
          <w:szCs w:val="24"/>
          <w:lang w:eastAsia="zh-CN"/>
        </w:rPr>
      </w:pPr>
      <w:r>
        <w:rPr>
          <w:rFonts w:ascii="宋体" w:hAnsi="宋体" w:eastAsia="宋体" w:cs="宋体"/>
          <w:color w:val="0000FF"/>
          <w:sz w:val="24"/>
          <w:szCs w:val="24"/>
        </w:rPr>
        <w:t>本实验使用 MNIST 手写数字数据集，并加载任务二中表现较好的模型权重</w:t>
      </w:r>
      <w:r>
        <w:rPr>
          <w:rFonts w:hint="eastAsia" w:ascii="宋体" w:hAnsi="宋体" w:cs="宋体"/>
          <w:color w:val="0000FF"/>
          <w:sz w:val="24"/>
          <w:szCs w:val="24"/>
          <w:lang w:eastAsia="zh-CN"/>
        </w:rPr>
        <w:t>，程序从测试集中选择第 0 张图片作为输入图像，该图片的真实类别为 7，模型预测类别也为 7。随后，将该图片输入训练好的 SimpleCNN 模型，提取第一层卷积层输出的 feature maps 并进行可视化。</w:t>
      </w:r>
    </w:p>
    <w:p w14:paraId="200772E3">
      <w:pPr>
        <w:keepNext w:val="0"/>
        <w:keepLines w:val="0"/>
        <w:widowControl/>
        <w:numPr>
          <w:numId w:val="0"/>
        </w:numPr>
        <w:suppressLineNumbers w:val="0"/>
        <w:tabs>
          <w:tab w:val="left" w:pos="720"/>
        </w:tabs>
        <w:spacing w:before="0" w:beforeAutospacing="1" w:after="0" w:afterAutospacing="1"/>
        <w:jc w:val="both"/>
        <w:rPr>
          <w:rFonts w:hint="eastAsia" w:ascii="宋体" w:hAnsi="宋体" w:cs="宋体"/>
          <w:color w:val="0000FF"/>
          <w:sz w:val="24"/>
          <w:szCs w:val="24"/>
          <w:lang w:eastAsia="zh-CN"/>
        </w:rPr>
      </w:pPr>
      <w:r>
        <w:rPr>
          <w:rFonts w:hint="eastAsia" w:ascii="宋体" w:hAnsi="宋体" w:cs="宋体"/>
          <w:color w:val="0000FF"/>
          <w:sz w:val="24"/>
          <w:szCs w:val="24"/>
          <w:lang w:eastAsia="zh-CN"/>
        </w:rPr>
        <w:t>第一层 feature maps 的输出形状为：(1, 16, 28, 28)。其中，1 表示输入图片数量为 1，16 表示第一层卷积层输出了 16 张 feature maps，28×28 表示每张 feature map 的大小。</w:t>
      </w:r>
    </w:p>
    <w:p w14:paraId="28BE33F6">
      <w:pPr>
        <w:keepNext w:val="0"/>
        <w:keepLines w:val="0"/>
        <w:widowControl/>
        <w:numPr>
          <w:numId w:val="0"/>
        </w:numPr>
        <w:suppressLineNumbers w:val="0"/>
        <w:tabs>
          <w:tab w:val="left" w:pos="720"/>
        </w:tabs>
        <w:spacing w:before="0" w:beforeAutospacing="1" w:after="0" w:afterAutospacing="1"/>
        <w:jc w:val="both"/>
        <w:rPr>
          <w:rFonts w:hint="eastAsia" w:ascii="宋体" w:hAnsi="宋体" w:cs="宋体"/>
          <w:color w:val="0000FF"/>
          <w:sz w:val="24"/>
          <w:szCs w:val="24"/>
          <w:lang w:eastAsia="zh-CN"/>
        </w:rPr>
      </w:pPr>
      <w:r>
        <w:rPr>
          <w:rFonts w:hint="eastAsia" w:ascii="宋体" w:hAnsi="宋体" w:cs="宋体"/>
          <w:color w:val="0000FF"/>
          <w:sz w:val="24"/>
          <w:szCs w:val="24"/>
          <w:lang w:eastAsia="zh-CN"/>
        </w:rPr>
        <w:t>本任务共显示了 16 张第一层 feature maps，满足实验要求中“至少显示 8 张 feature maps”的要求。</w:t>
      </w:r>
    </w:p>
    <w:p w14:paraId="5FC67A3F">
      <w:pPr>
        <w:keepNext w:val="0"/>
        <w:keepLines w:val="0"/>
        <w:widowControl/>
        <w:numPr>
          <w:numId w:val="0"/>
        </w:numPr>
        <w:suppressLineNumbers w:val="0"/>
        <w:tabs>
          <w:tab w:val="left" w:pos="720"/>
        </w:tabs>
        <w:spacing w:before="0" w:beforeAutospacing="1" w:after="0" w:afterAutospacing="1"/>
        <w:jc w:val="both"/>
      </w:pPr>
      <w:r>
        <w:drawing>
          <wp:inline distT="0" distB="0" distL="114300" distR="114300">
            <wp:extent cx="5262245" cy="4284980"/>
            <wp:effectExtent l="0" t="0" r="444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2245" cy="4284980"/>
                    </a:xfrm>
                    <a:prstGeom prst="rect">
                      <a:avLst/>
                    </a:prstGeom>
                    <a:noFill/>
                    <a:ln>
                      <a:noFill/>
                    </a:ln>
                  </pic:spPr>
                </pic:pic>
              </a:graphicData>
            </a:graphic>
          </wp:inline>
        </w:drawing>
      </w:r>
    </w:p>
    <w:p w14:paraId="1A7C9F66">
      <w:pPr>
        <w:keepNext w:val="0"/>
        <w:keepLines w:val="0"/>
        <w:widowControl/>
        <w:numPr>
          <w:numId w:val="0"/>
        </w:numPr>
        <w:suppressLineNumbers w:val="0"/>
        <w:tabs>
          <w:tab w:val="left" w:pos="720"/>
        </w:tabs>
        <w:spacing w:before="0" w:beforeAutospacing="1" w:after="0" w:afterAutospacing="1"/>
        <w:jc w:val="both"/>
      </w:pPr>
      <w:r>
        <w:drawing>
          <wp:inline distT="0" distB="0" distL="114300" distR="114300">
            <wp:extent cx="5265420" cy="4243705"/>
            <wp:effectExtent l="0" t="0" r="127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5420" cy="4243705"/>
                    </a:xfrm>
                    <a:prstGeom prst="rect">
                      <a:avLst/>
                    </a:prstGeom>
                    <a:noFill/>
                    <a:ln>
                      <a:noFill/>
                    </a:ln>
                  </pic:spPr>
                </pic:pic>
              </a:graphicData>
            </a:graphic>
          </wp:inline>
        </w:drawing>
      </w:r>
    </w:p>
    <w:p w14:paraId="141E669A">
      <w:pPr>
        <w:keepNext w:val="0"/>
        <w:keepLines w:val="0"/>
        <w:widowControl/>
        <w:numPr>
          <w:numId w:val="0"/>
        </w:numPr>
        <w:suppressLineNumbers w:val="0"/>
        <w:tabs>
          <w:tab w:val="left" w:pos="720"/>
        </w:tabs>
        <w:spacing w:before="0" w:beforeAutospacing="1" w:after="0" w:afterAutospacing="1"/>
        <w:jc w:val="both"/>
      </w:pPr>
      <w:r>
        <w:drawing>
          <wp:inline distT="0" distB="0" distL="114300" distR="114300">
            <wp:extent cx="5260340" cy="4210685"/>
            <wp:effectExtent l="0" t="0" r="635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0340" cy="4210685"/>
                    </a:xfrm>
                    <a:prstGeom prst="rect">
                      <a:avLst/>
                    </a:prstGeom>
                    <a:noFill/>
                    <a:ln>
                      <a:noFill/>
                    </a:ln>
                  </pic:spPr>
                </pic:pic>
              </a:graphicData>
            </a:graphic>
          </wp:inline>
        </w:drawing>
      </w:r>
    </w:p>
    <w:p w14:paraId="667C8593">
      <w:pPr>
        <w:keepNext w:val="0"/>
        <w:keepLines w:val="0"/>
        <w:widowControl/>
        <w:numPr>
          <w:numId w:val="0"/>
        </w:numPr>
        <w:suppressLineNumbers w:val="0"/>
        <w:tabs>
          <w:tab w:val="left" w:pos="720"/>
        </w:tabs>
        <w:spacing w:before="0" w:beforeAutospacing="1" w:after="0" w:afterAutospacing="1"/>
        <w:jc w:val="both"/>
        <w:rPr>
          <w:rFonts w:ascii="宋体" w:hAnsi="宋体" w:eastAsia="宋体" w:cs="宋体"/>
          <w:color w:val="0000FF"/>
          <w:sz w:val="24"/>
          <w:szCs w:val="24"/>
        </w:rPr>
      </w:pPr>
      <w:r>
        <w:rPr>
          <w:rFonts w:ascii="宋体" w:hAnsi="宋体" w:eastAsia="宋体" w:cs="宋体"/>
          <w:color w:val="0000FF"/>
          <w:sz w:val="24"/>
          <w:szCs w:val="24"/>
        </w:rPr>
        <w:t xml:space="preserve">从可视化结果可以看出，不同 feature map 对数字 </w:t>
      </w:r>
      <w:r>
        <w:rPr>
          <w:rStyle w:val="12"/>
          <w:rFonts w:ascii="宋体" w:hAnsi="宋体" w:eastAsia="宋体" w:cs="宋体"/>
          <w:color w:val="0000FF"/>
          <w:sz w:val="24"/>
          <w:szCs w:val="24"/>
        </w:rPr>
        <w:t>7</w:t>
      </w:r>
      <w:r>
        <w:rPr>
          <w:rFonts w:ascii="宋体" w:hAnsi="宋体" w:eastAsia="宋体" w:cs="宋体"/>
          <w:color w:val="0000FF"/>
          <w:sz w:val="24"/>
          <w:szCs w:val="24"/>
        </w:rPr>
        <w:t xml:space="preserve"> 的响应区域不同。部分 feature maps 对数字上方的横向笔画响应较强，部分 feature maps 对右侧斜向笔画响应更明显，还有一些 feature maps 会突出笔画边缘或明暗变化区域。</w:t>
      </w:r>
    </w:p>
    <w:p w14:paraId="25A2E102">
      <w:pPr>
        <w:keepNext w:val="0"/>
        <w:keepLines w:val="0"/>
        <w:widowControl/>
        <w:numPr>
          <w:numId w:val="0"/>
        </w:numPr>
        <w:suppressLineNumbers w:val="0"/>
        <w:tabs>
          <w:tab w:val="left" w:pos="720"/>
        </w:tabs>
        <w:spacing w:before="0" w:beforeAutospacing="1" w:after="0" w:afterAutospacing="1"/>
        <w:jc w:val="both"/>
        <w:rPr>
          <w:rFonts w:hint="eastAsia" w:ascii="宋体" w:hAnsi="宋体" w:eastAsia="宋体" w:cs="宋体"/>
          <w:color w:val="0000FF"/>
          <w:sz w:val="24"/>
          <w:szCs w:val="24"/>
          <w:lang w:eastAsia="zh-CN"/>
        </w:rPr>
      </w:pPr>
      <w:r>
        <w:rPr>
          <w:rFonts w:hint="eastAsia" w:ascii="宋体" w:hAnsi="宋体" w:eastAsia="宋体" w:cs="宋体"/>
          <w:color w:val="0000FF"/>
          <w:sz w:val="24"/>
          <w:szCs w:val="24"/>
          <w:lang w:eastAsia="zh-CN"/>
        </w:rPr>
        <w:t>这说明第一层中的不同卷积核提取到的图像特征并不完全相同。不同卷积核在输入图像上滑动卷积后，会得到不同的响应图。响应较强的位置表示该卷积核在该区域检测到了对应特征，例如边缘、笔画方向、局部亮度变化或简单纹理。</w:t>
      </w:r>
    </w:p>
    <w:p w14:paraId="3F4FA61F">
      <w:pPr>
        <w:keepNext w:val="0"/>
        <w:keepLines w:val="0"/>
        <w:widowControl/>
        <w:numPr>
          <w:numId w:val="0"/>
        </w:numPr>
        <w:suppressLineNumbers w:val="0"/>
        <w:tabs>
          <w:tab w:val="left" w:pos="720"/>
        </w:tabs>
        <w:spacing w:before="0" w:beforeAutospacing="1" w:after="0" w:afterAutospacing="1"/>
        <w:jc w:val="both"/>
        <w:rPr>
          <w:rFonts w:hint="eastAsia" w:ascii="宋体" w:hAnsi="宋体" w:eastAsia="宋体" w:cs="宋体"/>
          <w:color w:val="0000FF"/>
          <w:sz w:val="24"/>
          <w:szCs w:val="24"/>
          <w:lang w:eastAsia="zh-CN"/>
        </w:rPr>
      </w:pPr>
      <w:r>
        <w:rPr>
          <w:rFonts w:hint="eastAsia" w:ascii="宋体" w:hAnsi="宋体" w:eastAsia="宋体" w:cs="宋体"/>
          <w:color w:val="0000FF"/>
          <w:sz w:val="24"/>
          <w:szCs w:val="24"/>
          <w:lang w:eastAsia="zh-CN"/>
        </w:rPr>
        <w:t>对于 MNIST 手写数字图像来说，数字主要由横向、竖向和斜向笔画组成。因此，第一层 feature maps 能够反映模型对数字笔画结构的初步提取结果。这些低层特征会继续传递到后续网络层，用于完成最终分类。</w:t>
      </w:r>
    </w:p>
    <w:p w14:paraId="5D67BF91">
      <w:pPr>
        <w:keepNext w:val="0"/>
        <w:keepLines w:val="0"/>
        <w:widowControl/>
        <w:numPr>
          <w:numId w:val="0"/>
        </w:numPr>
        <w:suppressLineNumbers w:val="0"/>
        <w:tabs>
          <w:tab w:val="left" w:pos="720"/>
        </w:tabs>
        <w:spacing w:before="0" w:beforeAutospacing="1" w:after="0" w:afterAutospacing="1"/>
        <w:jc w:val="both"/>
        <w:rPr>
          <w:rFonts w:hint="eastAsia" w:ascii="宋体" w:hAnsi="宋体" w:eastAsia="宋体" w:cs="宋体"/>
          <w:color w:val="0000FF"/>
          <w:sz w:val="24"/>
          <w:szCs w:val="24"/>
          <w:lang w:eastAsia="zh-CN"/>
        </w:rPr>
      </w:pPr>
    </w:p>
    <w:p w14:paraId="43935E89">
      <w:pPr>
        <w:pStyle w:val="4"/>
        <w:keepNext w:val="0"/>
        <w:keepLines w:val="0"/>
        <w:widowControl/>
        <w:suppressLineNumbers w:val="0"/>
      </w:pPr>
      <w:r>
        <w:t>任务 6：错误分类样本分析</w:t>
      </w:r>
    </w:p>
    <w:p w14:paraId="4197821B">
      <w:pPr>
        <w:pStyle w:val="8"/>
        <w:keepNext w:val="0"/>
        <w:keepLines w:val="0"/>
        <w:widowControl/>
        <w:suppressLineNumbers w:val="0"/>
      </w:pPr>
      <w:r>
        <w:t>从测试集中找出模型预测错误的样本。</w:t>
      </w:r>
    </w:p>
    <w:p w14:paraId="4C6DC77A">
      <w:pPr>
        <w:pStyle w:val="8"/>
        <w:keepNext w:val="0"/>
        <w:keepLines w:val="0"/>
        <w:widowControl/>
        <w:suppressLineNumbers w:val="0"/>
      </w:pPr>
      <w:r>
        <w:t>显示至少 8 张错误分类图片。</w:t>
      </w:r>
    </w:p>
    <w:p w14:paraId="26771DA6">
      <w:pPr>
        <w:pStyle w:val="8"/>
        <w:keepNext w:val="0"/>
        <w:keepLines w:val="0"/>
        <w:widowControl/>
        <w:suppressLineNumbers w:val="0"/>
      </w:pPr>
      <w:r>
        <w:t>每张图片标注：</w:t>
      </w:r>
    </w:p>
    <w:p w14:paraId="66C0CC1C">
      <w:pPr>
        <w:keepNext w:val="0"/>
        <w:keepLines w:val="0"/>
        <w:widowControl/>
        <w:suppressLineNumbers w:val="0"/>
        <w:jc w:val="left"/>
      </w:pPr>
      <w:r>
        <w:rPr>
          <w:rFonts w:ascii="宋体" w:hAnsi="宋体" w:eastAsia="宋体" w:cs="宋体"/>
          <w:kern w:val="0"/>
          <w:sz w:val="24"/>
          <w:szCs w:val="24"/>
          <w:lang w:val="en-US" w:eastAsia="zh-CN" w:bidi="ar"/>
        </w:rPr>
        <w:t>真实类别/预测类别</w:t>
      </w:r>
    </w:p>
    <w:p w14:paraId="47954BAE">
      <w:pPr>
        <w:pStyle w:val="8"/>
        <w:keepNext w:val="0"/>
        <w:keepLines w:val="0"/>
        <w:widowControl/>
        <w:suppressLineNumbers w:val="0"/>
      </w:pPr>
      <w:r>
        <w:t>分析：</w:t>
      </w:r>
    </w:p>
    <w:p w14:paraId="58D9E561">
      <w:pPr>
        <w:keepNext w:val="0"/>
        <w:keepLines w:val="0"/>
        <w:widowControl/>
        <w:numPr>
          <w:ilvl w:val="0"/>
          <w:numId w:val="5"/>
        </w:numPr>
        <w:suppressLineNumbers w:val="0"/>
        <w:spacing w:before="0" w:beforeAutospacing="1" w:after="0" w:afterAutospacing="1"/>
        <w:ind w:left="720" w:hanging="360"/>
      </w:pPr>
      <w:r>
        <w:t xml:space="preserve">哪些类别最容易被混淆？ </w:t>
      </w:r>
    </w:p>
    <w:p w14:paraId="5620B676">
      <w:pPr>
        <w:keepNext w:val="0"/>
        <w:keepLines w:val="0"/>
        <w:widowControl/>
        <w:numPr>
          <w:ilvl w:val="0"/>
          <w:numId w:val="5"/>
        </w:numPr>
        <w:suppressLineNumbers w:val="0"/>
        <w:spacing w:before="0" w:beforeAutospacing="1" w:after="0" w:afterAutospacing="1"/>
        <w:ind w:left="720" w:hanging="360"/>
      </w:pPr>
      <w:r>
        <w:t xml:space="preserve">错误原因可能是什么？ </w:t>
      </w:r>
    </w:p>
    <w:p w14:paraId="08A14D09">
      <w:pPr>
        <w:keepNext w:val="0"/>
        <w:keepLines w:val="0"/>
        <w:widowControl/>
        <w:numPr>
          <w:ilvl w:val="0"/>
          <w:numId w:val="5"/>
        </w:numPr>
        <w:suppressLineNumbers w:val="0"/>
        <w:spacing w:before="0" w:beforeAutospacing="1" w:after="0" w:afterAutospacing="1"/>
        <w:ind w:left="720" w:hanging="360"/>
      </w:pPr>
      <w:r>
        <w:t xml:space="preserve">如果要提高准确率，可以从数据、模型结构或训练方法上做哪些改进？ </w:t>
      </w:r>
    </w:p>
    <w:p w14:paraId="7ED6A1EF">
      <w:pPr>
        <w:keepNext w:val="0"/>
        <w:keepLines w:val="0"/>
        <w:widowControl/>
        <w:numPr>
          <w:numId w:val="0"/>
        </w:numPr>
        <w:suppressLineNumbers w:val="0"/>
        <w:tabs>
          <w:tab w:val="left" w:pos="720"/>
        </w:tabs>
        <w:spacing w:before="0" w:beforeAutospacing="1" w:after="0" w:afterAutospacing="1"/>
        <w:jc w:val="both"/>
        <w:rPr>
          <w:rFonts w:hint="eastAsia" w:ascii="宋体" w:hAnsi="宋体" w:cs="宋体"/>
          <w:color w:val="0000FF"/>
          <w:sz w:val="24"/>
          <w:szCs w:val="24"/>
          <w:lang w:eastAsia="zh-CN"/>
        </w:rPr>
      </w:pPr>
      <w:r>
        <w:rPr>
          <w:rFonts w:ascii="宋体" w:hAnsi="宋体" w:eastAsia="宋体" w:cs="宋体"/>
          <w:color w:val="0000FF"/>
          <w:sz w:val="24"/>
          <w:szCs w:val="24"/>
        </w:rPr>
        <w:t>继续使用 MNIST 手写数字数据集和前面训练好的 SimpleCNN 模型。程序加载任务二中表现较好的模型权重文件</w:t>
      </w:r>
      <w:r>
        <w:rPr>
          <w:rFonts w:hint="eastAsia" w:ascii="宋体" w:hAnsi="宋体" w:cs="宋体"/>
          <w:color w:val="0000FF"/>
          <w:sz w:val="24"/>
          <w:szCs w:val="24"/>
          <w:lang w:eastAsia="zh-CN"/>
        </w:rPr>
        <w:t>，然后使用该模型对 MNIST 测试集进行预测，找出预测类别与真实类别不一致的样本，并保存错误分类样本图片。每张错误分类图片上方都标注了真实类别和预测类别。</w:t>
      </w:r>
    </w:p>
    <w:p w14:paraId="167E091A">
      <w:pPr>
        <w:keepNext w:val="0"/>
        <w:keepLines w:val="0"/>
        <w:widowControl/>
        <w:numPr>
          <w:numId w:val="0"/>
        </w:numPr>
        <w:suppressLineNumbers w:val="0"/>
        <w:tabs>
          <w:tab w:val="left" w:pos="720"/>
        </w:tabs>
        <w:spacing w:before="0" w:beforeAutospacing="1" w:after="0" w:afterAutospacing="1"/>
        <w:jc w:val="both"/>
        <w:rPr>
          <w:rFonts w:hint="eastAsia" w:ascii="宋体" w:hAnsi="宋体" w:cs="宋体"/>
          <w:color w:val="0000FF"/>
          <w:sz w:val="24"/>
          <w:szCs w:val="24"/>
          <w:lang w:eastAsia="zh-CN"/>
        </w:rPr>
      </w:pPr>
      <w:r>
        <w:rPr>
          <w:rFonts w:hint="eastAsia" w:ascii="宋体" w:hAnsi="宋体" w:cs="宋体"/>
          <w:color w:val="0000FF"/>
          <w:sz w:val="24"/>
          <w:szCs w:val="24"/>
          <w:lang w:eastAsia="zh-CN"/>
        </w:rPr>
        <w:t>本次实验测试集共有 10000 张图片，其中错误分类样本数量为 116 张，测试准确率为 98.84%。本任务共显示了 16 张错误分类图片，满足实验要求中“至少显示 8 张错误分类图片”的要求。</w:t>
      </w:r>
    </w:p>
    <w:p w14:paraId="7F397DA4">
      <w:pPr>
        <w:keepNext w:val="0"/>
        <w:keepLines w:val="0"/>
        <w:widowControl/>
        <w:numPr>
          <w:numId w:val="0"/>
        </w:numPr>
        <w:suppressLineNumbers w:val="0"/>
        <w:tabs>
          <w:tab w:val="left" w:pos="720"/>
        </w:tabs>
        <w:spacing w:before="0" w:beforeAutospacing="1" w:after="0" w:afterAutospacing="1"/>
        <w:jc w:val="both"/>
      </w:pPr>
      <w:r>
        <w:drawing>
          <wp:inline distT="0" distB="0" distL="114300" distR="114300">
            <wp:extent cx="5265420" cy="4243705"/>
            <wp:effectExtent l="0" t="0" r="127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5420" cy="4243705"/>
                    </a:xfrm>
                    <a:prstGeom prst="rect">
                      <a:avLst/>
                    </a:prstGeom>
                    <a:noFill/>
                    <a:ln>
                      <a:noFill/>
                    </a:ln>
                  </pic:spPr>
                </pic:pic>
              </a:graphicData>
            </a:graphic>
          </wp:inline>
        </w:drawing>
      </w:r>
    </w:p>
    <w:p w14:paraId="67B999A2">
      <w:pPr>
        <w:keepNext w:val="0"/>
        <w:keepLines w:val="0"/>
        <w:widowControl/>
        <w:numPr>
          <w:numId w:val="0"/>
        </w:numPr>
        <w:suppressLineNumbers w:val="0"/>
        <w:tabs>
          <w:tab w:val="left" w:pos="720"/>
        </w:tabs>
        <w:spacing w:before="0" w:beforeAutospacing="1" w:after="0" w:afterAutospacing="1"/>
        <w:jc w:val="both"/>
        <w:rPr>
          <w:rFonts w:ascii="宋体" w:hAnsi="宋体" w:eastAsia="宋体" w:cs="宋体"/>
          <w:color w:val="0000FF"/>
          <w:sz w:val="24"/>
          <w:szCs w:val="24"/>
        </w:rPr>
      </w:pPr>
      <w:r>
        <w:drawing>
          <wp:inline distT="0" distB="0" distL="114300" distR="114300">
            <wp:extent cx="5262245" cy="4246880"/>
            <wp:effectExtent l="0" t="0" r="444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2245" cy="4246880"/>
                    </a:xfrm>
                    <a:prstGeom prst="rect">
                      <a:avLst/>
                    </a:prstGeom>
                    <a:noFill/>
                    <a:ln>
                      <a:noFill/>
                    </a:ln>
                  </pic:spPr>
                </pic:pic>
              </a:graphicData>
            </a:graphic>
          </wp:inline>
        </w:drawing>
      </w:r>
      <w:r>
        <w:rPr>
          <w:rFonts w:ascii="宋体" w:hAnsi="宋体" w:eastAsia="宋体" w:cs="宋体"/>
          <w:color w:val="0000FF"/>
          <w:sz w:val="24"/>
          <w:szCs w:val="24"/>
        </w:rPr>
        <w:t>从错误分类样本图可以看出，部分手写数字的形状确实比较模糊或接近其他数字。例如，有些真实类别为 9 的样本被预测为 8，有些真实类别为 5 的样本被预测为 3，还有一些真实类别为 2、4、7、8 的样本也出现了错误分类。</w:t>
      </w:r>
    </w:p>
    <w:p w14:paraId="21065181">
      <w:pPr>
        <w:keepNext w:val="0"/>
        <w:keepLines w:val="0"/>
        <w:widowControl/>
        <w:numPr>
          <w:numId w:val="0"/>
        </w:numPr>
        <w:suppressLineNumbers w:val="0"/>
        <w:tabs>
          <w:tab w:val="left" w:pos="720"/>
        </w:tabs>
        <w:spacing w:before="0" w:beforeAutospacing="1" w:after="0" w:afterAutospacing="1"/>
        <w:jc w:val="both"/>
        <w:rPr>
          <w:rFonts w:ascii="宋体" w:hAnsi="宋体" w:eastAsia="宋体" w:cs="宋体"/>
          <w:color w:val="0000FF"/>
          <w:sz w:val="24"/>
          <w:szCs w:val="24"/>
        </w:rPr>
      </w:pPr>
      <w:r>
        <w:rPr>
          <w:rFonts w:ascii="宋体" w:hAnsi="宋体" w:eastAsia="宋体" w:cs="宋体"/>
          <w:color w:val="0000FF"/>
          <w:sz w:val="24"/>
          <w:szCs w:val="24"/>
        </w:rPr>
        <w:t>根据统计结果，错误数量最多的真实类别是 9，共有 25 张被误分类。最常见的混淆组合之一是 真实类别 5 被预测为 3，共出现 6 次；同时，真实类别 4 被预测为 9、真实类别 9 被预测为 3 等组合也出现较多。</w:t>
      </w:r>
    </w:p>
    <w:p w14:paraId="6442D513">
      <w:pPr>
        <w:keepNext w:val="0"/>
        <w:keepLines w:val="0"/>
        <w:widowControl/>
        <w:numPr>
          <w:numId w:val="0"/>
        </w:numPr>
        <w:suppressLineNumbers w:val="0"/>
        <w:tabs>
          <w:tab w:val="left" w:pos="720"/>
        </w:tabs>
        <w:spacing w:before="0" w:beforeAutospacing="1" w:after="0" w:afterAutospacing="1"/>
        <w:jc w:val="both"/>
        <w:rPr>
          <w:rFonts w:hint="eastAsia"/>
          <w:color w:val="0000FF"/>
          <w:lang w:eastAsia="zh-CN"/>
        </w:rPr>
      </w:pPr>
      <w:r>
        <w:rPr>
          <w:rFonts w:hint="eastAsia"/>
          <w:color w:val="0000FF"/>
          <w:lang w:eastAsia="zh-CN"/>
        </w:rPr>
        <w:t>产生错误分类的原因可能包括：</w:t>
      </w:r>
    </w:p>
    <w:p w14:paraId="12C1BAD7">
      <w:pPr>
        <w:keepNext w:val="0"/>
        <w:keepLines w:val="0"/>
        <w:widowControl/>
        <w:numPr>
          <w:numId w:val="0"/>
        </w:numPr>
        <w:suppressLineNumbers w:val="0"/>
        <w:tabs>
          <w:tab w:val="left" w:pos="720"/>
        </w:tabs>
        <w:spacing w:before="0" w:beforeAutospacing="1" w:after="0" w:afterAutospacing="1"/>
        <w:jc w:val="both"/>
        <w:rPr>
          <w:rFonts w:hint="eastAsia"/>
          <w:color w:val="0000FF"/>
          <w:lang w:eastAsia="zh-CN"/>
        </w:rPr>
      </w:pPr>
      <w:r>
        <w:rPr>
          <w:rFonts w:hint="eastAsia"/>
          <w:color w:val="0000FF"/>
          <w:lang w:val="en-US" w:eastAsia="zh-CN"/>
        </w:rPr>
        <w:t>1、</w:t>
      </w:r>
      <w:r>
        <w:rPr>
          <w:rFonts w:hint="eastAsia"/>
          <w:color w:val="0000FF"/>
          <w:lang w:eastAsia="zh-CN"/>
        </w:rPr>
        <w:t>部分手写数字形状相似。例如 5 和 3 都可能包含弯曲结构，9 和 8 都可能具有封闭圆环结构，因此容易被模型混淆。</w:t>
      </w:r>
    </w:p>
    <w:p w14:paraId="7EEC5055">
      <w:pPr>
        <w:keepNext w:val="0"/>
        <w:keepLines w:val="0"/>
        <w:widowControl/>
        <w:numPr>
          <w:numId w:val="0"/>
        </w:numPr>
        <w:suppressLineNumbers w:val="0"/>
        <w:tabs>
          <w:tab w:val="left" w:pos="720"/>
        </w:tabs>
        <w:spacing w:before="0" w:beforeAutospacing="1" w:after="0" w:afterAutospacing="1"/>
        <w:jc w:val="both"/>
        <w:rPr>
          <w:rFonts w:hint="eastAsia"/>
          <w:color w:val="0000FF"/>
          <w:lang w:eastAsia="zh-CN"/>
        </w:rPr>
      </w:pPr>
      <w:r>
        <w:rPr>
          <w:rFonts w:hint="eastAsia"/>
          <w:color w:val="0000FF"/>
          <w:lang w:val="en-US" w:eastAsia="zh-CN"/>
        </w:rPr>
        <w:t>2、</w:t>
      </w:r>
      <w:r>
        <w:rPr>
          <w:rFonts w:hint="eastAsia"/>
          <w:color w:val="0000FF"/>
          <w:lang w:eastAsia="zh-CN"/>
        </w:rPr>
        <w:t>部分样本笔画模糊、断裂或过细，导致模型难以提取清晰的数字结构。</w:t>
      </w:r>
    </w:p>
    <w:p w14:paraId="5E4F88C3">
      <w:pPr>
        <w:keepNext w:val="0"/>
        <w:keepLines w:val="0"/>
        <w:widowControl/>
        <w:numPr>
          <w:numId w:val="0"/>
        </w:numPr>
        <w:suppressLineNumbers w:val="0"/>
        <w:tabs>
          <w:tab w:val="left" w:pos="720"/>
        </w:tabs>
        <w:spacing w:before="0" w:beforeAutospacing="1" w:after="0" w:afterAutospacing="1"/>
        <w:jc w:val="both"/>
        <w:rPr>
          <w:rFonts w:hint="eastAsia"/>
          <w:color w:val="0000FF"/>
          <w:lang w:eastAsia="zh-CN"/>
        </w:rPr>
      </w:pPr>
      <w:r>
        <w:rPr>
          <w:rFonts w:hint="eastAsia"/>
          <w:color w:val="0000FF"/>
          <w:lang w:val="en-US" w:eastAsia="zh-CN"/>
        </w:rPr>
        <w:t>3、</w:t>
      </w:r>
      <w:r>
        <w:rPr>
          <w:rFonts w:hint="eastAsia"/>
          <w:color w:val="0000FF"/>
          <w:lang w:eastAsia="zh-CN"/>
        </w:rPr>
        <w:t>部分数字存在倾斜、变形或书写习惯差异，使其局部特征更接近其他类别。</w:t>
      </w:r>
    </w:p>
    <w:p w14:paraId="5A3B1A60">
      <w:pPr>
        <w:keepNext w:val="0"/>
        <w:keepLines w:val="0"/>
        <w:widowControl/>
        <w:numPr>
          <w:numId w:val="0"/>
        </w:numPr>
        <w:suppressLineNumbers w:val="0"/>
        <w:tabs>
          <w:tab w:val="left" w:pos="720"/>
        </w:tabs>
        <w:spacing w:before="0" w:beforeAutospacing="1" w:after="0" w:afterAutospacing="1"/>
        <w:jc w:val="both"/>
        <w:rPr>
          <w:rFonts w:hint="eastAsia"/>
          <w:color w:val="0000FF"/>
          <w:lang w:eastAsia="zh-CN"/>
        </w:rPr>
      </w:pPr>
      <w:r>
        <w:rPr>
          <w:rFonts w:hint="eastAsia"/>
          <w:color w:val="0000FF"/>
          <w:lang w:val="en-US" w:eastAsia="zh-CN"/>
        </w:rPr>
        <w:t>4、</w:t>
      </w:r>
      <w:r>
        <w:rPr>
          <w:rFonts w:hint="eastAsia"/>
          <w:color w:val="0000FF"/>
          <w:lang w:eastAsia="zh-CN"/>
        </w:rPr>
        <w:t>MNIST 图像分辨率较低，部分细节信息不够明显，也会增加分类难度。</w:t>
      </w:r>
    </w:p>
    <w:p w14:paraId="3E3C914A">
      <w:pPr>
        <w:pStyle w:val="4"/>
        <w:keepNext w:val="0"/>
        <w:keepLines w:val="0"/>
        <w:widowControl/>
        <w:suppressLineNumbers w:val="0"/>
        <w:rPr>
          <w:color w:val="0000FF"/>
        </w:rPr>
      </w:pPr>
      <w:r>
        <w:rPr>
          <w:color w:val="0000FF"/>
        </w:rPr>
        <w:t>改进方法</w:t>
      </w:r>
    </w:p>
    <w:p w14:paraId="7EB32E61">
      <w:pPr>
        <w:pStyle w:val="8"/>
        <w:keepNext w:val="0"/>
        <w:keepLines w:val="0"/>
        <w:widowControl/>
        <w:suppressLineNumbers w:val="0"/>
        <w:ind w:firstLine="420" w:firstLineChars="0"/>
        <w:rPr>
          <w:color w:val="0000FF"/>
        </w:rPr>
      </w:pPr>
      <w:r>
        <w:rPr>
          <w:color w:val="0000FF"/>
        </w:rPr>
        <w:t>在数据方面，可以使用数据增强方法，例如对图片进行轻微旋转、平移、缩放等操作，使模型适应更多不同书写风格。</w:t>
      </w:r>
    </w:p>
    <w:p w14:paraId="4531C063">
      <w:pPr>
        <w:pStyle w:val="8"/>
        <w:keepNext w:val="0"/>
        <w:keepLines w:val="0"/>
        <w:widowControl/>
        <w:suppressLineNumbers w:val="0"/>
        <w:ind w:firstLine="420" w:firstLineChars="0"/>
        <w:rPr>
          <w:color w:val="0000FF"/>
        </w:rPr>
      </w:pPr>
      <w:r>
        <w:rPr>
          <w:color w:val="0000FF"/>
        </w:rPr>
        <w:t>在模型结构方面，可以适当增加卷积层数量，增强模型提取复杂特征的能力，也可以加入 BatchNorm 或 Dropout，提高模型泛化能力。</w:t>
      </w:r>
    </w:p>
    <w:p w14:paraId="6C581F14">
      <w:pPr>
        <w:pStyle w:val="8"/>
        <w:keepNext w:val="0"/>
        <w:keepLines w:val="0"/>
        <w:widowControl/>
        <w:suppressLineNumbers w:val="0"/>
        <w:ind w:firstLine="420" w:firstLineChars="0"/>
        <w:rPr>
          <w:color w:val="0000FF"/>
        </w:rPr>
      </w:pPr>
      <w:r>
        <w:rPr>
          <w:color w:val="0000FF"/>
        </w:rPr>
        <w:t>在训练方法方面，可以增加训练轮数，调整学习率，使用学习率衰减策略，或者继续比较不同优化器对模型训练效果的影响。</w:t>
      </w:r>
    </w:p>
    <w:p w14:paraId="2FF6B8DE">
      <w:pPr>
        <w:keepNext w:val="0"/>
        <w:keepLines w:val="0"/>
        <w:widowControl/>
        <w:numPr>
          <w:numId w:val="0"/>
        </w:numPr>
        <w:suppressLineNumbers w:val="0"/>
        <w:tabs>
          <w:tab w:val="left" w:pos="720"/>
        </w:tabs>
        <w:spacing w:before="0" w:beforeAutospacing="1" w:after="0" w:afterAutospacing="1"/>
        <w:jc w:val="both"/>
      </w:pPr>
    </w:p>
    <w:p w14:paraId="24ADA669">
      <w:pPr>
        <w:pStyle w:val="4"/>
        <w:keepNext w:val="0"/>
        <w:keepLines w:val="0"/>
        <w:widowControl/>
        <w:suppressLineNumbers w:val="0"/>
      </w:pPr>
      <w:r>
        <w:t>任务 7：混淆矩阵</w:t>
      </w:r>
    </w:p>
    <w:p w14:paraId="582513C1">
      <w:pPr>
        <w:pStyle w:val="8"/>
        <w:keepNext w:val="0"/>
        <w:keepLines w:val="0"/>
        <w:widowControl/>
        <w:suppressLineNumbers w:val="0"/>
      </w:pPr>
      <w:r>
        <w:t>绘制测试集混淆矩阵。</w:t>
      </w:r>
    </w:p>
    <w:p w14:paraId="12E182FB">
      <w:pPr>
        <w:pStyle w:val="8"/>
        <w:keepNext w:val="0"/>
        <w:keepLines w:val="0"/>
        <w:widowControl/>
        <w:suppressLineNumbers w:val="0"/>
      </w:pPr>
      <w:r>
        <w:t>分析：</w:t>
      </w:r>
    </w:p>
    <w:p w14:paraId="3FC9EFF3">
      <w:pPr>
        <w:keepNext w:val="0"/>
        <w:keepLines w:val="0"/>
        <w:widowControl/>
        <w:numPr>
          <w:ilvl w:val="0"/>
          <w:numId w:val="6"/>
        </w:numPr>
        <w:suppressLineNumbers w:val="0"/>
        <w:spacing w:before="0" w:beforeAutospacing="1" w:after="0" w:afterAutospacing="1"/>
        <w:ind w:left="720" w:hanging="360"/>
      </w:pPr>
      <w:r>
        <w:t xml:space="preserve">对角线元素代表什么？ </w:t>
      </w:r>
    </w:p>
    <w:p w14:paraId="0F32FFC1">
      <w:pPr>
        <w:keepNext w:val="0"/>
        <w:keepLines w:val="0"/>
        <w:widowControl/>
        <w:numPr>
          <w:ilvl w:val="0"/>
          <w:numId w:val="6"/>
        </w:numPr>
        <w:suppressLineNumbers w:val="0"/>
        <w:spacing w:before="0" w:beforeAutospacing="1" w:after="0" w:afterAutospacing="1"/>
        <w:ind w:left="720" w:hanging="360"/>
      </w:pPr>
      <w:r>
        <w:t xml:space="preserve">非对角线元素代表什么？ </w:t>
      </w:r>
    </w:p>
    <w:p w14:paraId="46803473">
      <w:pPr>
        <w:keepNext w:val="0"/>
        <w:keepLines w:val="0"/>
        <w:widowControl/>
        <w:numPr>
          <w:ilvl w:val="0"/>
          <w:numId w:val="6"/>
        </w:numPr>
        <w:suppressLineNumbers w:val="0"/>
        <w:spacing w:before="0" w:beforeAutospacing="1" w:after="0" w:afterAutospacing="1"/>
        <w:ind w:left="720" w:hanging="360"/>
      </w:pPr>
      <w:r>
        <w:t>哪两个类别之间混淆最严重？</w:t>
      </w:r>
    </w:p>
    <w:p w14:paraId="3FA1F771">
      <w:pPr>
        <w:pStyle w:val="8"/>
        <w:keepNext w:val="0"/>
        <w:keepLines w:val="0"/>
        <w:widowControl/>
        <w:suppressLineNumbers w:val="0"/>
        <w:rPr>
          <w:rFonts w:hint="eastAsia" w:ascii="宋体" w:hAnsi="宋体" w:eastAsia="宋体" w:cs="宋体"/>
          <w:color w:val="0000FF"/>
          <w:sz w:val="24"/>
          <w:szCs w:val="24"/>
        </w:rPr>
      </w:pPr>
      <w:r>
        <w:rPr>
          <w:rFonts w:ascii="宋体" w:hAnsi="宋体" w:eastAsia="宋体" w:cs="宋体"/>
          <w:color w:val="0000FF"/>
          <w:sz w:val="24"/>
          <w:szCs w:val="24"/>
        </w:rPr>
        <w:t xml:space="preserve">本次实验测试集总样本数为 </w:t>
      </w:r>
      <w:r>
        <w:rPr>
          <w:rStyle w:val="12"/>
          <w:rFonts w:ascii="宋体" w:hAnsi="宋体" w:eastAsia="宋体" w:cs="宋体"/>
          <w:color w:val="0000FF"/>
          <w:sz w:val="24"/>
          <w:szCs w:val="24"/>
        </w:rPr>
        <w:t>10000</w:t>
      </w:r>
      <w:r>
        <w:rPr>
          <w:rFonts w:ascii="宋体" w:hAnsi="宋体" w:eastAsia="宋体" w:cs="宋体"/>
          <w:color w:val="0000FF"/>
          <w:sz w:val="24"/>
          <w:szCs w:val="24"/>
        </w:rPr>
        <w:t xml:space="preserve">，模型测试准确率为 </w:t>
      </w:r>
      <w:r>
        <w:rPr>
          <w:rStyle w:val="12"/>
          <w:rFonts w:ascii="宋体" w:hAnsi="宋体" w:eastAsia="宋体" w:cs="宋体"/>
          <w:color w:val="0000FF"/>
          <w:sz w:val="24"/>
          <w:szCs w:val="24"/>
        </w:rPr>
        <w:t>98.84%</w:t>
      </w:r>
      <w:r>
        <w:rPr>
          <w:rFonts w:ascii="宋体" w:hAnsi="宋体" w:eastAsia="宋体" w:cs="宋体"/>
          <w:color w:val="0000FF"/>
          <w:sz w:val="24"/>
          <w:szCs w:val="24"/>
        </w:rPr>
        <w:t xml:space="preserve">，错误分类样本数为 </w:t>
      </w:r>
      <w:r>
        <w:rPr>
          <w:rStyle w:val="12"/>
          <w:rFonts w:ascii="宋体" w:hAnsi="宋体" w:eastAsia="宋体" w:cs="宋体"/>
          <w:color w:val="0000FF"/>
          <w:sz w:val="24"/>
          <w:szCs w:val="24"/>
        </w:rPr>
        <w:t>116</w:t>
      </w:r>
      <w:r>
        <w:rPr>
          <w:rFonts w:ascii="宋体" w:hAnsi="宋体" w:eastAsia="宋体" w:cs="宋体"/>
          <w:color w:val="0000FF"/>
          <w:sz w:val="24"/>
          <w:szCs w:val="24"/>
        </w:rPr>
        <w:t>。生成的混淆矩阵大小为：</w:t>
      </w:r>
      <w:r>
        <w:rPr>
          <w:rFonts w:hint="eastAsia" w:ascii="宋体" w:hAnsi="宋体" w:eastAsia="宋体" w:cs="宋体"/>
          <w:color w:val="0000FF"/>
          <w:sz w:val="24"/>
          <w:szCs w:val="24"/>
        </w:rPr>
        <w:t>10 × 10</w:t>
      </w:r>
    </w:p>
    <w:p w14:paraId="391F853A">
      <w:pPr>
        <w:pStyle w:val="8"/>
        <w:keepNext w:val="0"/>
        <w:keepLines w:val="0"/>
        <w:widowControl/>
        <w:suppressLineNumbers w:val="0"/>
      </w:pPr>
      <w:r>
        <w:drawing>
          <wp:inline distT="0" distB="0" distL="114300" distR="114300">
            <wp:extent cx="4679950" cy="3838575"/>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4679950" cy="3838575"/>
                    </a:xfrm>
                    <a:prstGeom prst="rect">
                      <a:avLst/>
                    </a:prstGeom>
                    <a:noFill/>
                    <a:ln>
                      <a:noFill/>
                    </a:ln>
                  </pic:spPr>
                </pic:pic>
              </a:graphicData>
            </a:graphic>
          </wp:inline>
        </w:drawing>
      </w:r>
    </w:p>
    <w:p w14:paraId="4A29CC7D">
      <w:pPr>
        <w:pStyle w:val="8"/>
        <w:keepNext w:val="0"/>
        <w:keepLines w:val="0"/>
        <w:widowControl/>
        <w:suppressLineNumbers w:val="0"/>
      </w:pPr>
      <w:r>
        <w:drawing>
          <wp:inline distT="0" distB="0" distL="114300" distR="114300">
            <wp:extent cx="5260975" cy="4394200"/>
            <wp:effectExtent l="0" t="0" r="571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60975" cy="4394200"/>
                    </a:xfrm>
                    <a:prstGeom prst="rect">
                      <a:avLst/>
                    </a:prstGeom>
                    <a:noFill/>
                    <a:ln>
                      <a:noFill/>
                    </a:ln>
                  </pic:spPr>
                </pic:pic>
              </a:graphicData>
            </a:graphic>
          </wp:inline>
        </w:drawing>
      </w:r>
    </w:p>
    <w:p w14:paraId="11E9871D">
      <w:pPr>
        <w:pStyle w:val="8"/>
        <w:keepNext w:val="0"/>
        <w:keepLines w:val="0"/>
        <w:widowControl/>
        <w:suppressLineNumbers w:val="0"/>
        <w:ind w:firstLine="420" w:firstLineChars="0"/>
        <w:rPr>
          <w:rFonts w:ascii="宋体" w:hAnsi="宋体" w:eastAsia="宋体" w:cs="宋体"/>
          <w:color w:val="0000FF"/>
          <w:sz w:val="24"/>
          <w:szCs w:val="24"/>
        </w:rPr>
      </w:pPr>
      <w:r>
        <w:rPr>
          <w:rFonts w:ascii="宋体" w:hAnsi="宋体" w:eastAsia="宋体" w:cs="宋体"/>
          <w:color w:val="0000FF"/>
          <w:sz w:val="24"/>
          <w:szCs w:val="24"/>
        </w:rPr>
        <w:t>混淆矩阵的行表示真实类别，列表示预测类别。矩阵中的每个元素表示某一真实类别被预测为某一类别的样本数量。</w:t>
      </w:r>
    </w:p>
    <w:p w14:paraId="7DCA41C8">
      <w:pPr>
        <w:pStyle w:val="8"/>
        <w:keepNext w:val="0"/>
        <w:keepLines w:val="0"/>
        <w:widowControl/>
        <w:suppressLineNumbers w:val="0"/>
        <w:ind w:firstLine="420" w:firstLineChars="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混淆矩阵中的对角线元素表示真实类别和预测类别相同的样本数量，也就是模型分类正确的样本数量。从图中可以看出，对角线上的数值明显较大，说明模型对大多数 MNIST 数字样本都能够正确分类。</w:t>
      </w:r>
    </w:p>
    <w:p w14:paraId="25D7C35B">
      <w:pPr>
        <w:pStyle w:val="8"/>
        <w:keepNext w:val="0"/>
        <w:keepLines w:val="0"/>
        <w:widowControl/>
        <w:suppressLineNumbers w:val="0"/>
        <w:ind w:firstLine="420" w:firstLineChars="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混淆矩阵中的非对角线元素表示真实类别和预测类别不同的样本数量，也就是模型发生错误分类或类别混淆的情况。非对角线元素越大，说明对应两个类别之间越容易发生混淆。</w:t>
      </w:r>
    </w:p>
    <w:p w14:paraId="3889D1A7">
      <w:pPr>
        <w:pStyle w:val="8"/>
        <w:keepNext w:val="0"/>
        <w:keepLines w:val="0"/>
        <w:widowControl/>
        <w:suppressLineNumbers w:val="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根据本次实验结果，最严重的混淆类别组合有三组并列：</w:t>
      </w:r>
    </w:p>
    <w:p w14:paraId="2E20BFE5">
      <w:pPr>
        <w:pStyle w:val="8"/>
        <w:keepNext w:val="0"/>
        <w:keepLines w:val="0"/>
        <w:widowControl/>
        <w:suppressLineNumbers w:val="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真实类别 4 被预测为 9：6 次</w:t>
      </w:r>
    </w:p>
    <w:p w14:paraId="4275F847">
      <w:pPr>
        <w:pStyle w:val="8"/>
        <w:keepNext w:val="0"/>
        <w:keepLines w:val="0"/>
        <w:widowControl/>
        <w:suppressLineNumbers w:val="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真实类别 5 被预测为 3：6 次</w:t>
      </w:r>
    </w:p>
    <w:p w14:paraId="6CB2568E">
      <w:pPr>
        <w:pStyle w:val="8"/>
        <w:keepNext w:val="0"/>
        <w:keepLines w:val="0"/>
        <w:widowControl/>
        <w:suppressLineNumbers w:val="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真实类别 9 被预测为 3：6 次</w:t>
      </w:r>
    </w:p>
    <w:p w14:paraId="3868E10E">
      <w:pPr>
        <w:pStyle w:val="8"/>
        <w:keepNext w:val="0"/>
        <w:keepLines w:val="0"/>
        <w:widowControl/>
        <w:suppressLineNumbers w:val="0"/>
        <w:rPr>
          <w:rFonts w:hint="default" w:ascii="宋体" w:hAnsi="宋体" w:eastAsia="宋体" w:cs="宋体"/>
          <w:color w:val="0000FF"/>
          <w:sz w:val="24"/>
          <w:szCs w:val="24"/>
          <w:lang w:val="en-US" w:eastAsia="zh-CN"/>
        </w:rPr>
      </w:pPr>
    </w:p>
    <w:p w14:paraId="303A61DA">
      <w:pPr>
        <w:pStyle w:val="8"/>
        <w:keepNext w:val="0"/>
        <w:keepLines w:val="0"/>
        <w:widowControl/>
        <w:suppressLineNumbers w:val="0"/>
        <w:ind w:firstLine="420" w:firstLineChars="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这些混淆通常与手写数字形状相似有关。例如，数字 4 和 9 在部分书写方式下都可能包含竖线和弯曲结构；数字 5 和 3 都可能具有上下弯曲的笔画；数字 9 和 3 在笔画不完整或书写变形时，也可能出现局部结构相似的情况。</w:t>
      </w:r>
    </w:p>
    <w:p w14:paraId="2014F52C">
      <w:pPr>
        <w:pStyle w:val="8"/>
        <w:keepNext w:val="0"/>
        <w:keepLines w:val="0"/>
        <w:widowControl/>
        <w:suppressLineNumbers w:val="0"/>
        <w:ind w:firstLine="420" w:firstLineChars="0"/>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归一化混淆矩阵中，对角线数值大多接近 0.98–1.00，说明各类别的</w:t>
      </w:r>
      <w:bookmarkStart w:id="0" w:name="_GoBack"/>
      <w:bookmarkEnd w:id="0"/>
      <w:r>
        <w:rPr>
          <w:rFonts w:hint="default" w:ascii="宋体" w:hAnsi="宋体" w:eastAsia="宋体" w:cs="宋体"/>
          <w:color w:val="0000FF"/>
          <w:sz w:val="24"/>
          <w:szCs w:val="24"/>
          <w:lang w:val="en-US" w:eastAsia="zh-CN"/>
        </w:rPr>
        <w:t>识别准确率整体较高；非对角线数值较小，说明错误分类数量相对较少。</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755DA">
    <w:pPr>
      <w:pStyle w:val="7"/>
      <w:pBdr>
        <w:bottom w:val="single" w:color="000000" w:sz="4" w:space="1"/>
      </w:pBdr>
      <w:jc w:val="center"/>
    </w:pPr>
    <w:r>
      <w:rPr>
        <w:rFonts w:hint="eastAsia"/>
      </w:rPr>
      <w:t>暨南大学本科实验报告专用纸（附页）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67D6EB"/>
    <w:multiLevelType w:val="multilevel"/>
    <w:tmpl w:val="B467D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0524A80"/>
    <w:multiLevelType w:val="multilevel"/>
    <w:tmpl w:val="D0524A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072B6E"/>
    <w:multiLevelType w:val="multilevel"/>
    <w:tmpl w:val="D9072B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48C8EA"/>
    <w:multiLevelType w:val="multilevel"/>
    <w:tmpl w:val="0948C8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18C19B"/>
    <w:multiLevelType w:val="multilevel"/>
    <w:tmpl w:val="3618C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F3FA395"/>
    <w:multiLevelType w:val="singleLevel"/>
    <w:tmpl w:val="3F3FA395"/>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626"/>
    <w:rsid w:val="00017CE9"/>
    <w:rsid w:val="00041870"/>
    <w:rsid w:val="000C3DA7"/>
    <w:rsid w:val="001335CB"/>
    <w:rsid w:val="00134276"/>
    <w:rsid w:val="00137DF7"/>
    <w:rsid w:val="00164C26"/>
    <w:rsid w:val="00186F37"/>
    <w:rsid w:val="001D43F4"/>
    <w:rsid w:val="00251566"/>
    <w:rsid w:val="002630BB"/>
    <w:rsid w:val="00302EE8"/>
    <w:rsid w:val="003779CF"/>
    <w:rsid w:val="004572EB"/>
    <w:rsid w:val="00667859"/>
    <w:rsid w:val="006717A6"/>
    <w:rsid w:val="0069744B"/>
    <w:rsid w:val="006B1C0D"/>
    <w:rsid w:val="00751E7E"/>
    <w:rsid w:val="00851A5D"/>
    <w:rsid w:val="008B17C9"/>
    <w:rsid w:val="008D3626"/>
    <w:rsid w:val="008D7EC8"/>
    <w:rsid w:val="00913CE9"/>
    <w:rsid w:val="009635F2"/>
    <w:rsid w:val="00A40DC7"/>
    <w:rsid w:val="00A61D72"/>
    <w:rsid w:val="00A71305"/>
    <w:rsid w:val="00B535A0"/>
    <w:rsid w:val="00BB59F9"/>
    <w:rsid w:val="00BC7932"/>
    <w:rsid w:val="00C536E1"/>
    <w:rsid w:val="00C621A8"/>
    <w:rsid w:val="00C723A9"/>
    <w:rsid w:val="00CB1174"/>
    <w:rsid w:val="00D31749"/>
    <w:rsid w:val="00D8103B"/>
    <w:rsid w:val="00E34CE3"/>
    <w:rsid w:val="00E52F76"/>
    <w:rsid w:val="00EB6B2F"/>
    <w:rsid w:val="00EB7E60"/>
    <w:rsid w:val="00F97105"/>
    <w:rsid w:val="01A93FA3"/>
    <w:rsid w:val="01BC3A51"/>
    <w:rsid w:val="01C54B55"/>
    <w:rsid w:val="027A76EE"/>
    <w:rsid w:val="028B18FB"/>
    <w:rsid w:val="02F53218"/>
    <w:rsid w:val="03541CED"/>
    <w:rsid w:val="03AC4723"/>
    <w:rsid w:val="03C03826"/>
    <w:rsid w:val="03CE5F43"/>
    <w:rsid w:val="04471852"/>
    <w:rsid w:val="045F1F13"/>
    <w:rsid w:val="047D5273"/>
    <w:rsid w:val="047F723D"/>
    <w:rsid w:val="04926F71"/>
    <w:rsid w:val="04B35139"/>
    <w:rsid w:val="04C66C1A"/>
    <w:rsid w:val="04FC6AE0"/>
    <w:rsid w:val="05241B93"/>
    <w:rsid w:val="05544226"/>
    <w:rsid w:val="05946D18"/>
    <w:rsid w:val="059C4309"/>
    <w:rsid w:val="059D59AC"/>
    <w:rsid w:val="059E36F3"/>
    <w:rsid w:val="05FD666C"/>
    <w:rsid w:val="06080079"/>
    <w:rsid w:val="06CF0659"/>
    <w:rsid w:val="070457D8"/>
    <w:rsid w:val="072B7208"/>
    <w:rsid w:val="07465DF0"/>
    <w:rsid w:val="07C05BA3"/>
    <w:rsid w:val="07ED44BE"/>
    <w:rsid w:val="07F910B5"/>
    <w:rsid w:val="08275C22"/>
    <w:rsid w:val="082962EA"/>
    <w:rsid w:val="085D1644"/>
    <w:rsid w:val="0865674A"/>
    <w:rsid w:val="08A40A20"/>
    <w:rsid w:val="08BA6A96"/>
    <w:rsid w:val="08E51639"/>
    <w:rsid w:val="08EE4992"/>
    <w:rsid w:val="08FC70AE"/>
    <w:rsid w:val="091C32AD"/>
    <w:rsid w:val="092A1826"/>
    <w:rsid w:val="096864F2"/>
    <w:rsid w:val="0A0106F5"/>
    <w:rsid w:val="0A1001C6"/>
    <w:rsid w:val="0A312D88"/>
    <w:rsid w:val="0A374116"/>
    <w:rsid w:val="0A4F1460"/>
    <w:rsid w:val="0AC27E20"/>
    <w:rsid w:val="0B1B5DDB"/>
    <w:rsid w:val="0B204BAA"/>
    <w:rsid w:val="0B2367D5"/>
    <w:rsid w:val="0B993102"/>
    <w:rsid w:val="0BB43C70"/>
    <w:rsid w:val="0BF928B1"/>
    <w:rsid w:val="0BF95B27"/>
    <w:rsid w:val="0C0F7CDC"/>
    <w:rsid w:val="0C364685"/>
    <w:rsid w:val="0C5E1E2E"/>
    <w:rsid w:val="0CCF0636"/>
    <w:rsid w:val="0CEA5470"/>
    <w:rsid w:val="0D1B1ACD"/>
    <w:rsid w:val="0D330BC5"/>
    <w:rsid w:val="0D611BD6"/>
    <w:rsid w:val="0DAD6B21"/>
    <w:rsid w:val="0DB066B9"/>
    <w:rsid w:val="0DCD1019"/>
    <w:rsid w:val="0E3E5A73"/>
    <w:rsid w:val="0EB9159E"/>
    <w:rsid w:val="0F096081"/>
    <w:rsid w:val="0F182768"/>
    <w:rsid w:val="0F3D21CF"/>
    <w:rsid w:val="0FB0474F"/>
    <w:rsid w:val="0FE268D2"/>
    <w:rsid w:val="102A06BA"/>
    <w:rsid w:val="107439CE"/>
    <w:rsid w:val="10967DE9"/>
    <w:rsid w:val="10991687"/>
    <w:rsid w:val="113D7165"/>
    <w:rsid w:val="116C22B4"/>
    <w:rsid w:val="1175124E"/>
    <w:rsid w:val="11CC783A"/>
    <w:rsid w:val="121C256F"/>
    <w:rsid w:val="121C431D"/>
    <w:rsid w:val="127A1044"/>
    <w:rsid w:val="12AC38F3"/>
    <w:rsid w:val="12C64289"/>
    <w:rsid w:val="130059ED"/>
    <w:rsid w:val="1312127D"/>
    <w:rsid w:val="134D0507"/>
    <w:rsid w:val="136E6DFB"/>
    <w:rsid w:val="13877EBC"/>
    <w:rsid w:val="13C20EF5"/>
    <w:rsid w:val="14074B59"/>
    <w:rsid w:val="14184FB8"/>
    <w:rsid w:val="14575AE1"/>
    <w:rsid w:val="14706BA3"/>
    <w:rsid w:val="14C64A14"/>
    <w:rsid w:val="14D013EF"/>
    <w:rsid w:val="14F450DE"/>
    <w:rsid w:val="14F52C04"/>
    <w:rsid w:val="15AF7257"/>
    <w:rsid w:val="16247C45"/>
    <w:rsid w:val="165C118C"/>
    <w:rsid w:val="166E7112"/>
    <w:rsid w:val="16946B78"/>
    <w:rsid w:val="16A07C1E"/>
    <w:rsid w:val="16A86180"/>
    <w:rsid w:val="16B1142D"/>
    <w:rsid w:val="16CA07EC"/>
    <w:rsid w:val="171E4694"/>
    <w:rsid w:val="171E6442"/>
    <w:rsid w:val="172577D0"/>
    <w:rsid w:val="17343EB7"/>
    <w:rsid w:val="173652EF"/>
    <w:rsid w:val="174A7237"/>
    <w:rsid w:val="17562080"/>
    <w:rsid w:val="178D35C8"/>
    <w:rsid w:val="17A93E9C"/>
    <w:rsid w:val="17B346F1"/>
    <w:rsid w:val="17CC40F0"/>
    <w:rsid w:val="17D336D0"/>
    <w:rsid w:val="18133ACD"/>
    <w:rsid w:val="182932F0"/>
    <w:rsid w:val="1844637C"/>
    <w:rsid w:val="188B5D59"/>
    <w:rsid w:val="18B057C0"/>
    <w:rsid w:val="19145D4E"/>
    <w:rsid w:val="191F0F43"/>
    <w:rsid w:val="199472B4"/>
    <w:rsid w:val="19D61256"/>
    <w:rsid w:val="1A1678A4"/>
    <w:rsid w:val="1A310B82"/>
    <w:rsid w:val="1A5D1977"/>
    <w:rsid w:val="1ACB68E1"/>
    <w:rsid w:val="1AD5775F"/>
    <w:rsid w:val="1AE25D7E"/>
    <w:rsid w:val="1B19589E"/>
    <w:rsid w:val="1B285AE1"/>
    <w:rsid w:val="1B2B3823"/>
    <w:rsid w:val="1B2E6E70"/>
    <w:rsid w:val="1B8A679C"/>
    <w:rsid w:val="1BA86C22"/>
    <w:rsid w:val="1BFE4A94"/>
    <w:rsid w:val="1C534DE0"/>
    <w:rsid w:val="1C621C0E"/>
    <w:rsid w:val="1CD13F56"/>
    <w:rsid w:val="1CE65C54"/>
    <w:rsid w:val="1D4C0DD7"/>
    <w:rsid w:val="1D540E0F"/>
    <w:rsid w:val="1D5F77B4"/>
    <w:rsid w:val="1D8A4831"/>
    <w:rsid w:val="1DD8746D"/>
    <w:rsid w:val="1DD91315"/>
    <w:rsid w:val="1E2F53D8"/>
    <w:rsid w:val="1E956671"/>
    <w:rsid w:val="1EA41923"/>
    <w:rsid w:val="1F3E1D77"/>
    <w:rsid w:val="1F4629DA"/>
    <w:rsid w:val="1F505606"/>
    <w:rsid w:val="201C373B"/>
    <w:rsid w:val="2020322B"/>
    <w:rsid w:val="202D1DEC"/>
    <w:rsid w:val="20855784"/>
    <w:rsid w:val="20886345"/>
    <w:rsid w:val="209D0D1F"/>
    <w:rsid w:val="20C572F9"/>
    <w:rsid w:val="20D858B3"/>
    <w:rsid w:val="20DA7155"/>
    <w:rsid w:val="20FB77F4"/>
    <w:rsid w:val="21105479"/>
    <w:rsid w:val="215313DE"/>
    <w:rsid w:val="21B7196D"/>
    <w:rsid w:val="221C0E8C"/>
    <w:rsid w:val="222D60D3"/>
    <w:rsid w:val="22357FAC"/>
    <w:rsid w:val="22631AF5"/>
    <w:rsid w:val="22714212"/>
    <w:rsid w:val="2288155B"/>
    <w:rsid w:val="22C73E32"/>
    <w:rsid w:val="22EE13BE"/>
    <w:rsid w:val="22F56BF1"/>
    <w:rsid w:val="23056708"/>
    <w:rsid w:val="23405992"/>
    <w:rsid w:val="236E0C2B"/>
    <w:rsid w:val="23713D9D"/>
    <w:rsid w:val="23A91789"/>
    <w:rsid w:val="23ED3D6C"/>
    <w:rsid w:val="24C34ACD"/>
    <w:rsid w:val="24DF3AAB"/>
    <w:rsid w:val="24E03FCF"/>
    <w:rsid w:val="256C6F12"/>
    <w:rsid w:val="25783B09"/>
    <w:rsid w:val="25B12B77"/>
    <w:rsid w:val="25B368EF"/>
    <w:rsid w:val="268564DD"/>
    <w:rsid w:val="26B02E2F"/>
    <w:rsid w:val="26B67981"/>
    <w:rsid w:val="27284ECD"/>
    <w:rsid w:val="27337CE7"/>
    <w:rsid w:val="27475541"/>
    <w:rsid w:val="27C46B92"/>
    <w:rsid w:val="27EE1E60"/>
    <w:rsid w:val="28373807"/>
    <w:rsid w:val="28AC5FA3"/>
    <w:rsid w:val="28B60BD0"/>
    <w:rsid w:val="28BA7F95"/>
    <w:rsid w:val="28E141FE"/>
    <w:rsid w:val="28FA66B0"/>
    <w:rsid w:val="29583A35"/>
    <w:rsid w:val="295959FF"/>
    <w:rsid w:val="29712D49"/>
    <w:rsid w:val="2976210D"/>
    <w:rsid w:val="29D97680"/>
    <w:rsid w:val="29EB2AFB"/>
    <w:rsid w:val="2A027E45"/>
    <w:rsid w:val="2A0C65CE"/>
    <w:rsid w:val="2A1A0CEB"/>
    <w:rsid w:val="2A2102CB"/>
    <w:rsid w:val="2A21651D"/>
    <w:rsid w:val="2A497822"/>
    <w:rsid w:val="2A77613D"/>
    <w:rsid w:val="2AA809EC"/>
    <w:rsid w:val="2ACE1AD5"/>
    <w:rsid w:val="2B200583"/>
    <w:rsid w:val="2B3B360F"/>
    <w:rsid w:val="2B5567B2"/>
    <w:rsid w:val="2B591CE7"/>
    <w:rsid w:val="2B807273"/>
    <w:rsid w:val="2BF67536"/>
    <w:rsid w:val="2C136339"/>
    <w:rsid w:val="2C1856FE"/>
    <w:rsid w:val="2C2E3173"/>
    <w:rsid w:val="2C8965FC"/>
    <w:rsid w:val="2CA857B9"/>
    <w:rsid w:val="2CFC5020"/>
    <w:rsid w:val="2D3C71CA"/>
    <w:rsid w:val="2D656721"/>
    <w:rsid w:val="2DD65871"/>
    <w:rsid w:val="2DFB7085"/>
    <w:rsid w:val="2E262354"/>
    <w:rsid w:val="2E2E745B"/>
    <w:rsid w:val="2E411018"/>
    <w:rsid w:val="2E47051C"/>
    <w:rsid w:val="2E8B0409"/>
    <w:rsid w:val="2EC97183"/>
    <w:rsid w:val="2ECA37FB"/>
    <w:rsid w:val="2ED95618"/>
    <w:rsid w:val="2F650C5A"/>
    <w:rsid w:val="2F686AD9"/>
    <w:rsid w:val="2FAA7CE5"/>
    <w:rsid w:val="2FC33BD3"/>
    <w:rsid w:val="2FCB4D37"/>
    <w:rsid w:val="2FDD4C94"/>
    <w:rsid w:val="2FF3270A"/>
    <w:rsid w:val="300F0BC6"/>
    <w:rsid w:val="301461DC"/>
    <w:rsid w:val="301B57BD"/>
    <w:rsid w:val="30330D58"/>
    <w:rsid w:val="307122AD"/>
    <w:rsid w:val="307355F9"/>
    <w:rsid w:val="307849BD"/>
    <w:rsid w:val="308B46F0"/>
    <w:rsid w:val="30C74740"/>
    <w:rsid w:val="31124E12"/>
    <w:rsid w:val="313C1E8F"/>
    <w:rsid w:val="314062BB"/>
    <w:rsid w:val="314174A5"/>
    <w:rsid w:val="31682C84"/>
    <w:rsid w:val="31C37EBA"/>
    <w:rsid w:val="31DB16A7"/>
    <w:rsid w:val="31EC5663"/>
    <w:rsid w:val="31F35ED5"/>
    <w:rsid w:val="32210E55"/>
    <w:rsid w:val="32285F6F"/>
    <w:rsid w:val="32807B59"/>
    <w:rsid w:val="32AF043E"/>
    <w:rsid w:val="32CB171C"/>
    <w:rsid w:val="32D45397"/>
    <w:rsid w:val="33150BE9"/>
    <w:rsid w:val="332D5F33"/>
    <w:rsid w:val="33E16D1D"/>
    <w:rsid w:val="342672A4"/>
    <w:rsid w:val="34784F8C"/>
    <w:rsid w:val="34A044E2"/>
    <w:rsid w:val="34F34F5A"/>
    <w:rsid w:val="34FF38FF"/>
    <w:rsid w:val="3538471B"/>
    <w:rsid w:val="354B26A0"/>
    <w:rsid w:val="35633FD8"/>
    <w:rsid w:val="358931C8"/>
    <w:rsid w:val="359E4EC6"/>
    <w:rsid w:val="35C44201"/>
    <w:rsid w:val="36160F00"/>
    <w:rsid w:val="36363350"/>
    <w:rsid w:val="36581519"/>
    <w:rsid w:val="367D3121"/>
    <w:rsid w:val="373D426B"/>
    <w:rsid w:val="376C68FE"/>
    <w:rsid w:val="377A726D"/>
    <w:rsid w:val="37826121"/>
    <w:rsid w:val="37A12A4B"/>
    <w:rsid w:val="37C14E9C"/>
    <w:rsid w:val="388A1731"/>
    <w:rsid w:val="3894610C"/>
    <w:rsid w:val="38BE13DB"/>
    <w:rsid w:val="390E0091"/>
    <w:rsid w:val="3924229F"/>
    <w:rsid w:val="393873DF"/>
    <w:rsid w:val="393C6ED0"/>
    <w:rsid w:val="39504729"/>
    <w:rsid w:val="395E0CF4"/>
    <w:rsid w:val="396F26D5"/>
    <w:rsid w:val="399C171C"/>
    <w:rsid w:val="399F745E"/>
    <w:rsid w:val="39D30EB6"/>
    <w:rsid w:val="39E6508D"/>
    <w:rsid w:val="3A2F07E2"/>
    <w:rsid w:val="3A502507"/>
    <w:rsid w:val="3A922B1F"/>
    <w:rsid w:val="3AD43138"/>
    <w:rsid w:val="3AE710BD"/>
    <w:rsid w:val="3B451940"/>
    <w:rsid w:val="3B9D177C"/>
    <w:rsid w:val="3C2F4ACA"/>
    <w:rsid w:val="3D0A4BEF"/>
    <w:rsid w:val="3D4A5933"/>
    <w:rsid w:val="3D7B5EB0"/>
    <w:rsid w:val="3D8E75CE"/>
    <w:rsid w:val="3DA05553"/>
    <w:rsid w:val="3DDC47DD"/>
    <w:rsid w:val="3E126451"/>
    <w:rsid w:val="3E1C72D0"/>
    <w:rsid w:val="3E2972F7"/>
    <w:rsid w:val="3E860BED"/>
    <w:rsid w:val="3EFD3E96"/>
    <w:rsid w:val="3F584337"/>
    <w:rsid w:val="3FA0183A"/>
    <w:rsid w:val="3FA4757D"/>
    <w:rsid w:val="3FC90D91"/>
    <w:rsid w:val="3FD1113F"/>
    <w:rsid w:val="3FFC1167"/>
    <w:rsid w:val="40181D19"/>
    <w:rsid w:val="404B3E24"/>
    <w:rsid w:val="4057639D"/>
    <w:rsid w:val="40A5053E"/>
    <w:rsid w:val="40AB66E9"/>
    <w:rsid w:val="40E51BFB"/>
    <w:rsid w:val="40F462E2"/>
    <w:rsid w:val="40F90F5B"/>
    <w:rsid w:val="41003548"/>
    <w:rsid w:val="4134048C"/>
    <w:rsid w:val="41596145"/>
    <w:rsid w:val="41967399"/>
    <w:rsid w:val="41AD023F"/>
    <w:rsid w:val="426B6130"/>
    <w:rsid w:val="42BC2E2F"/>
    <w:rsid w:val="42D708FF"/>
    <w:rsid w:val="42FA5706"/>
    <w:rsid w:val="432804C5"/>
    <w:rsid w:val="442E38B9"/>
    <w:rsid w:val="44315157"/>
    <w:rsid w:val="444906F3"/>
    <w:rsid w:val="44515102"/>
    <w:rsid w:val="44753296"/>
    <w:rsid w:val="4475773A"/>
    <w:rsid w:val="449A1098"/>
    <w:rsid w:val="44B518E4"/>
    <w:rsid w:val="456926CF"/>
    <w:rsid w:val="45D97854"/>
    <w:rsid w:val="45FB3C6E"/>
    <w:rsid w:val="46737CA9"/>
    <w:rsid w:val="467D4684"/>
    <w:rsid w:val="46893028"/>
    <w:rsid w:val="469D6AD4"/>
    <w:rsid w:val="46C40504"/>
    <w:rsid w:val="46F271D1"/>
    <w:rsid w:val="472B0583"/>
    <w:rsid w:val="47376F28"/>
    <w:rsid w:val="478B1022"/>
    <w:rsid w:val="478E701D"/>
    <w:rsid w:val="47B168CA"/>
    <w:rsid w:val="485B27A2"/>
    <w:rsid w:val="489A16A3"/>
    <w:rsid w:val="48A3568E"/>
    <w:rsid w:val="48B9571B"/>
    <w:rsid w:val="48C12F4D"/>
    <w:rsid w:val="48C175E6"/>
    <w:rsid w:val="48DD58AD"/>
    <w:rsid w:val="49080B7C"/>
    <w:rsid w:val="49270BA4"/>
    <w:rsid w:val="492A064C"/>
    <w:rsid w:val="493707E3"/>
    <w:rsid w:val="497429AC"/>
    <w:rsid w:val="49885819"/>
    <w:rsid w:val="49B760FE"/>
    <w:rsid w:val="49D92519"/>
    <w:rsid w:val="4A0B01F8"/>
    <w:rsid w:val="4A4A685A"/>
    <w:rsid w:val="4A6A13C3"/>
    <w:rsid w:val="4A6F0787"/>
    <w:rsid w:val="4ACB00B3"/>
    <w:rsid w:val="4AD16908"/>
    <w:rsid w:val="4B335C59"/>
    <w:rsid w:val="4B723885"/>
    <w:rsid w:val="4B7748C3"/>
    <w:rsid w:val="4BB9615E"/>
    <w:rsid w:val="4BDE1EDF"/>
    <w:rsid w:val="4C0F3FD0"/>
    <w:rsid w:val="4C243614"/>
    <w:rsid w:val="4C2D08FA"/>
    <w:rsid w:val="4C481290"/>
    <w:rsid w:val="4C631FE7"/>
    <w:rsid w:val="4C8D3147"/>
    <w:rsid w:val="4D671BE9"/>
    <w:rsid w:val="4D897DB2"/>
    <w:rsid w:val="4DA60964"/>
    <w:rsid w:val="4DD02DBB"/>
    <w:rsid w:val="4DF94F37"/>
    <w:rsid w:val="4DFE60AA"/>
    <w:rsid w:val="4E0336C0"/>
    <w:rsid w:val="4E1445B3"/>
    <w:rsid w:val="4E683E6B"/>
    <w:rsid w:val="4E6879C7"/>
    <w:rsid w:val="4E6F51FA"/>
    <w:rsid w:val="4E8A3DE2"/>
    <w:rsid w:val="4E922C96"/>
    <w:rsid w:val="4EE07EA5"/>
    <w:rsid w:val="4F936CC6"/>
    <w:rsid w:val="4FE92D8A"/>
    <w:rsid w:val="500100D3"/>
    <w:rsid w:val="508A00C9"/>
    <w:rsid w:val="50A218B6"/>
    <w:rsid w:val="50AE3902"/>
    <w:rsid w:val="50EC0D83"/>
    <w:rsid w:val="510B737C"/>
    <w:rsid w:val="513E2C61"/>
    <w:rsid w:val="51453FF0"/>
    <w:rsid w:val="519136D9"/>
    <w:rsid w:val="51935AB4"/>
    <w:rsid w:val="51C25640"/>
    <w:rsid w:val="51D75590"/>
    <w:rsid w:val="521D4F6D"/>
    <w:rsid w:val="522D51B0"/>
    <w:rsid w:val="523E560F"/>
    <w:rsid w:val="525070F0"/>
    <w:rsid w:val="52666914"/>
    <w:rsid w:val="52A86F2C"/>
    <w:rsid w:val="52AD009F"/>
    <w:rsid w:val="52F12681"/>
    <w:rsid w:val="536C1D08"/>
    <w:rsid w:val="53740BBC"/>
    <w:rsid w:val="53B10062"/>
    <w:rsid w:val="53BD6A07"/>
    <w:rsid w:val="53F1501D"/>
    <w:rsid w:val="541D1254"/>
    <w:rsid w:val="54446FC0"/>
    <w:rsid w:val="54EB3100"/>
    <w:rsid w:val="55054EB9"/>
    <w:rsid w:val="551E34D6"/>
    <w:rsid w:val="557D01FC"/>
    <w:rsid w:val="55D87B28"/>
    <w:rsid w:val="55F31810"/>
    <w:rsid w:val="567A473C"/>
    <w:rsid w:val="569752EE"/>
    <w:rsid w:val="56995A62"/>
    <w:rsid w:val="56A17F1A"/>
    <w:rsid w:val="56AD68BF"/>
    <w:rsid w:val="56FC33A3"/>
    <w:rsid w:val="577E64AD"/>
    <w:rsid w:val="57B819BF"/>
    <w:rsid w:val="57E15C8D"/>
    <w:rsid w:val="57F4051E"/>
    <w:rsid w:val="586438F5"/>
    <w:rsid w:val="58DA5965"/>
    <w:rsid w:val="58E3481A"/>
    <w:rsid w:val="58E81D24"/>
    <w:rsid w:val="59B9557B"/>
    <w:rsid w:val="59ED3476"/>
    <w:rsid w:val="5A0709DC"/>
    <w:rsid w:val="5A3D7F5A"/>
    <w:rsid w:val="5A59520F"/>
    <w:rsid w:val="5A62068E"/>
    <w:rsid w:val="5ADA7E9F"/>
    <w:rsid w:val="5AF96577"/>
    <w:rsid w:val="5B0B0058"/>
    <w:rsid w:val="5B303F63"/>
    <w:rsid w:val="5B321A89"/>
    <w:rsid w:val="5B3E6680"/>
    <w:rsid w:val="5B523ED9"/>
    <w:rsid w:val="5B6A7475"/>
    <w:rsid w:val="5B6D2AC1"/>
    <w:rsid w:val="5B7C4AB2"/>
    <w:rsid w:val="5C401F83"/>
    <w:rsid w:val="5C923B59"/>
    <w:rsid w:val="5CAE15E3"/>
    <w:rsid w:val="5CB00EB7"/>
    <w:rsid w:val="5CD64696"/>
    <w:rsid w:val="5CD8040E"/>
    <w:rsid w:val="5D080CF3"/>
    <w:rsid w:val="5D153410"/>
    <w:rsid w:val="5D327B1E"/>
    <w:rsid w:val="5D3F66DF"/>
    <w:rsid w:val="5D6D6DA8"/>
    <w:rsid w:val="5D720862"/>
    <w:rsid w:val="5D7E2D63"/>
    <w:rsid w:val="5D9A3915"/>
    <w:rsid w:val="5DA30A1C"/>
    <w:rsid w:val="5E5B30A5"/>
    <w:rsid w:val="5E6119BC"/>
    <w:rsid w:val="5E7768B8"/>
    <w:rsid w:val="5E8C5954"/>
    <w:rsid w:val="5ED15115"/>
    <w:rsid w:val="5ED57EBA"/>
    <w:rsid w:val="5ED846F5"/>
    <w:rsid w:val="5F13572D"/>
    <w:rsid w:val="5F797C86"/>
    <w:rsid w:val="600A6B30"/>
    <w:rsid w:val="60255718"/>
    <w:rsid w:val="60B151FE"/>
    <w:rsid w:val="60B82A30"/>
    <w:rsid w:val="60EC092C"/>
    <w:rsid w:val="61271964"/>
    <w:rsid w:val="612C6F7A"/>
    <w:rsid w:val="61493688"/>
    <w:rsid w:val="61834DEC"/>
    <w:rsid w:val="61882403"/>
    <w:rsid w:val="61CD250B"/>
    <w:rsid w:val="6263114F"/>
    <w:rsid w:val="62634C1E"/>
    <w:rsid w:val="62B15989"/>
    <w:rsid w:val="62C3746A"/>
    <w:rsid w:val="631303F2"/>
    <w:rsid w:val="6329551F"/>
    <w:rsid w:val="632C5010"/>
    <w:rsid w:val="6347009B"/>
    <w:rsid w:val="639C03E7"/>
    <w:rsid w:val="63A4104A"/>
    <w:rsid w:val="63AD43A2"/>
    <w:rsid w:val="63B514A9"/>
    <w:rsid w:val="64153CF6"/>
    <w:rsid w:val="64835103"/>
    <w:rsid w:val="64A84855"/>
    <w:rsid w:val="64E060B2"/>
    <w:rsid w:val="65674A25"/>
    <w:rsid w:val="65A417D5"/>
    <w:rsid w:val="65C854C3"/>
    <w:rsid w:val="65E16585"/>
    <w:rsid w:val="661F2C0A"/>
    <w:rsid w:val="663C1A0D"/>
    <w:rsid w:val="66415276"/>
    <w:rsid w:val="66500EED"/>
    <w:rsid w:val="667E2026"/>
    <w:rsid w:val="6686712D"/>
    <w:rsid w:val="669B6734"/>
    <w:rsid w:val="66A31A8D"/>
    <w:rsid w:val="66E31E89"/>
    <w:rsid w:val="67171F3D"/>
    <w:rsid w:val="67642FCA"/>
    <w:rsid w:val="679E3E90"/>
    <w:rsid w:val="67A535E2"/>
    <w:rsid w:val="67DF6AF4"/>
    <w:rsid w:val="68142C42"/>
    <w:rsid w:val="681C1AF7"/>
    <w:rsid w:val="68376930"/>
    <w:rsid w:val="6841155D"/>
    <w:rsid w:val="68460921"/>
    <w:rsid w:val="685017A0"/>
    <w:rsid w:val="68637725"/>
    <w:rsid w:val="68667F4B"/>
    <w:rsid w:val="68757459"/>
    <w:rsid w:val="687E455F"/>
    <w:rsid w:val="68817BAC"/>
    <w:rsid w:val="68863414"/>
    <w:rsid w:val="68AB69D7"/>
    <w:rsid w:val="68CA77A4"/>
    <w:rsid w:val="691427CE"/>
    <w:rsid w:val="69180510"/>
    <w:rsid w:val="69342E70"/>
    <w:rsid w:val="6947370B"/>
    <w:rsid w:val="696848C8"/>
    <w:rsid w:val="69A47FF6"/>
    <w:rsid w:val="69C935B8"/>
    <w:rsid w:val="69CE0BCF"/>
    <w:rsid w:val="6A58493C"/>
    <w:rsid w:val="6A9242F2"/>
    <w:rsid w:val="6ACD532A"/>
    <w:rsid w:val="6AD95A7D"/>
    <w:rsid w:val="6ADC37BF"/>
    <w:rsid w:val="6AF428B7"/>
    <w:rsid w:val="6BA3608B"/>
    <w:rsid w:val="6BA77B64"/>
    <w:rsid w:val="6BAC13E3"/>
    <w:rsid w:val="6BD821D8"/>
    <w:rsid w:val="6BE96194"/>
    <w:rsid w:val="6BEA3CBA"/>
    <w:rsid w:val="6C2532CC"/>
    <w:rsid w:val="6C445178"/>
    <w:rsid w:val="6C865790"/>
    <w:rsid w:val="6C904861"/>
    <w:rsid w:val="6C975BF0"/>
    <w:rsid w:val="6CA65E33"/>
    <w:rsid w:val="6D090170"/>
    <w:rsid w:val="6D196605"/>
    <w:rsid w:val="6D65184A"/>
    <w:rsid w:val="6D7F5923"/>
    <w:rsid w:val="6E027099"/>
    <w:rsid w:val="6E1A6AD8"/>
    <w:rsid w:val="6E5B49FB"/>
    <w:rsid w:val="6E8403F6"/>
    <w:rsid w:val="6EC95E08"/>
    <w:rsid w:val="6F1A48B6"/>
    <w:rsid w:val="6F2319BD"/>
    <w:rsid w:val="6F5E29F5"/>
    <w:rsid w:val="6F7C2E7B"/>
    <w:rsid w:val="6F857F81"/>
    <w:rsid w:val="6F8A5598"/>
    <w:rsid w:val="6FA10B33"/>
    <w:rsid w:val="6FB22D40"/>
    <w:rsid w:val="6FC40208"/>
    <w:rsid w:val="6FE160CC"/>
    <w:rsid w:val="70003AAC"/>
    <w:rsid w:val="7060454A"/>
    <w:rsid w:val="70A73F27"/>
    <w:rsid w:val="710870BC"/>
    <w:rsid w:val="718B5455"/>
    <w:rsid w:val="71946BA2"/>
    <w:rsid w:val="71CA25C3"/>
    <w:rsid w:val="71EA4A14"/>
    <w:rsid w:val="71EB191C"/>
    <w:rsid w:val="722A11C0"/>
    <w:rsid w:val="72BB3CBA"/>
    <w:rsid w:val="72E651DB"/>
    <w:rsid w:val="731735E6"/>
    <w:rsid w:val="73396ECB"/>
    <w:rsid w:val="7399224D"/>
    <w:rsid w:val="73AD7AA7"/>
    <w:rsid w:val="73D2750D"/>
    <w:rsid w:val="74051691"/>
    <w:rsid w:val="7420296E"/>
    <w:rsid w:val="74237D69"/>
    <w:rsid w:val="74486BDB"/>
    <w:rsid w:val="74FA4F6E"/>
    <w:rsid w:val="750556C0"/>
    <w:rsid w:val="75524DAA"/>
    <w:rsid w:val="7568637B"/>
    <w:rsid w:val="75E654F2"/>
    <w:rsid w:val="767825EE"/>
    <w:rsid w:val="76816FC9"/>
    <w:rsid w:val="76854D0B"/>
    <w:rsid w:val="768A40CF"/>
    <w:rsid w:val="76D417EE"/>
    <w:rsid w:val="76FB6D7B"/>
    <w:rsid w:val="77073972"/>
    <w:rsid w:val="77247EBD"/>
    <w:rsid w:val="775766A7"/>
    <w:rsid w:val="776808B4"/>
    <w:rsid w:val="778356EE"/>
    <w:rsid w:val="778A4EBC"/>
    <w:rsid w:val="77C16217"/>
    <w:rsid w:val="77D64F07"/>
    <w:rsid w:val="77FA5285"/>
    <w:rsid w:val="783D7B78"/>
    <w:rsid w:val="784F55D0"/>
    <w:rsid w:val="7860158C"/>
    <w:rsid w:val="787C5564"/>
    <w:rsid w:val="788F572C"/>
    <w:rsid w:val="78B673FD"/>
    <w:rsid w:val="78C0027C"/>
    <w:rsid w:val="791D122B"/>
    <w:rsid w:val="7973709D"/>
    <w:rsid w:val="7A097A01"/>
    <w:rsid w:val="7A297178"/>
    <w:rsid w:val="7A5A025C"/>
    <w:rsid w:val="7A7632E8"/>
    <w:rsid w:val="7AA634A2"/>
    <w:rsid w:val="7B3D7962"/>
    <w:rsid w:val="7B4A207F"/>
    <w:rsid w:val="7BA14395"/>
    <w:rsid w:val="7BD5403F"/>
    <w:rsid w:val="7BEC1388"/>
    <w:rsid w:val="7C25072B"/>
    <w:rsid w:val="7C330D65"/>
    <w:rsid w:val="7C513185"/>
    <w:rsid w:val="7C885555"/>
    <w:rsid w:val="7CD82038"/>
    <w:rsid w:val="7CF17FFD"/>
    <w:rsid w:val="7D2F3C22"/>
    <w:rsid w:val="7D33726F"/>
    <w:rsid w:val="7D4A0A5C"/>
    <w:rsid w:val="7D4B73EC"/>
    <w:rsid w:val="7D7D2BE0"/>
    <w:rsid w:val="7D8B70AB"/>
    <w:rsid w:val="7D9D0B8C"/>
    <w:rsid w:val="7DFD787D"/>
    <w:rsid w:val="7DFF5F32"/>
    <w:rsid w:val="7E152E18"/>
    <w:rsid w:val="7E1F3C97"/>
    <w:rsid w:val="7E2B263C"/>
    <w:rsid w:val="7EBE525E"/>
    <w:rsid w:val="7ED81ED6"/>
    <w:rsid w:val="7F054C3B"/>
    <w:rsid w:val="7F1C1F84"/>
    <w:rsid w:val="7F315A30"/>
    <w:rsid w:val="7F480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JNU</Company>
  <Pages>18</Pages>
  <Words>121</Words>
  <Characters>146</Characters>
  <Lines>260</Lines>
  <Paragraphs>270</Paragraphs>
  <TotalTime>102</TotalTime>
  <ScaleCrop>false</ScaleCrop>
  <LinksUpToDate>false</LinksUpToDate>
  <CharactersWithSpaces>333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2006-06-20T09:23:00Z</dcterms:created>
  <dc:creator>刘欣</dc:creator>
  <cp:lastModifiedBy>微信用户</cp:lastModifiedBy>
  <dcterms:modified xsi:type="dcterms:W3CDTF">2026-05-22T06:35:07Z</dcterms:modified>
  <dc:title>暨南大学本科实验报告专用纸</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eyJoZGlkIjoiZmE5NTkxZDZkMDM3ZTQ3MmI0NzMwODEyODU1YjU5YzUiLCJ1c2VySWQiOiIxMzk4Mzk5NjA4In0=</vt:lpwstr>
  </property>
  <property fmtid="{D5CDD505-2E9C-101B-9397-08002B2CF9AE}" pid="3" name="KSOProductBuildVer">
    <vt:lpwstr>2052-12.1.0.26375</vt:lpwstr>
  </property>
  <property fmtid="{D5CDD505-2E9C-101B-9397-08002B2CF9AE}" pid="4" name="ICV">
    <vt:lpwstr>6FBD8AC606AF4551B0B4DD15279A0E85_13</vt:lpwstr>
  </property>
</Properties>
</file>