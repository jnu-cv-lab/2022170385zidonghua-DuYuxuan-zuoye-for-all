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24F2EC">
      <w:pPr>
        <w:jc w:val="center"/>
        <w:rPr>
          <w:rFonts w:eastAsia="楷体_GB2312"/>
          <w:b/>
          <w:sz w:val="44"/>
          <w:szCs w:val="44"/>
        </w:rPr>
      </w:pPr>
      <w:r>
        <w:rPr>
          <w:rFonts w:eastAsia="楷体_GB2312"/>
          <w:b/>
          <w:sz w:val="44"/>
          <w:szCs w:val="44"/>
        </w:rPr>
        <w:t>暨南大学本科实验报告专用纸</w:t>
      </w:r>
    </w:p>
    <w:p w14:paraId="61883FC5">
      <w:pPr>
        <w:spacing w:line="420" w:lineRule="exact"/>
        <w:rPr>
          <w:rFonts w:eastAsia="楷体_GB2312"/>
          <w:sz w:val="28"/>
          <w:szCs w:val="28"/>
        </w:rPr>
      </w:pPr>
      <w:r>
        <w:rPr>
          <w:rFonts w:eastAsia="楷体_GB2312"/>
          <w:sz w:val="28"/>
          <w:szCs w:val="28"/>
        </w:rPr>
        <w:t>课程名称</w:t>
      </w:r>
      <w:r>
        <w:rPr>
          <w:rFonts w:eastAsia="楷体_GB2312"/>
          <w:sz w:val="28"/>
          <w:szCs w:val="28"/>
          <w:u w:val="single"/>
        </w:rPr>
        <w:t xml:space="preserve">        </w:t>
      </w:r>
      <w:r>
        <w:rPr>
          <w:rFonts w:hint="eastAsia" w:eastAsia="楷体_GB2312"/>
          <w:sz w:val="28"/>
          <w:szCs w:val="28"/>
          <w:u w:val="single"/>
        </w:rPr>
        <w:t>计算机视觉实验</w:t>
      </w:r>
      <w:r>
        <w:rPr>
          <w:rFonts w:eastAsia="楷体_GB2312"/>
          <w:sz w:val="28"/>
          <w:szCs w:val="28"/>
          <w:u w:val="single"/>
        </w:rPr>
        <w:t xml:space="preserve">        </w:t>
      </w:r>
      <w:r>
        <w:rPr>
          <w:rFonts w:eastAsia="楷体_GB2312"/>
          <w:sz w:val="28"/>
          <w:szCs w:val="28"/>
        </w:rPr>
        <w:t>成绩评定</w:t>
      </w:r>
      <w:r>
        <w:rPr>
          <w:rFonts w:eastAsia="楷体_GB2312"/>
          <w:sz w:val="28"/>
          <w:szCs w:val="28"/>
          <w:u w:val="single"/>
        </w:rPr>
        <w:t xml:space="preserve">            </w:t>
      </w:r>
    </w:p>
    <w:p w14:paraId="430341F5">
      <w:pPr>
        <w:spacing w:line="420" w:lineRule="exact"/>
        <w:rPr>
          <w:rFonts w:eastAsia="楷体_GB2312"/>
          <w:sz w:val="28"/>
          <w:szCs w:val="28"/>
          <w:u w:val="single"/>
        </w:rPr>
      </w:pPr>
      <w:r>
        <w:rPr>
          <w:rFonts w:eastAsia="楷体_GB2312"/>
          <w:sz w:val="28"/>
          <w:szCs w:val="28"/>
        </w:rPr>
        <w:t>实验项目名称</w:t>
      </w:r>
      <w:r>
        <w:rPr>
          <w:rFonts w:eastAsia="楷体_GB2312"/>
          <w:sz w:val="28"/>
          <w:szCs w:val="28"/>
          <w:u w:val="single"/>
        </w:rPr>
        <w:t xml:space="preserve">  </w:t>
      </w:r>
      <w:r>
        <w:rPr>
          <w:rFonts w:hint="eastAsia" w:eastAsia="楷体_GB2312"/>
          <w:sz w:val="28"/>
          <w:szCs w:val="28"/>
          <w:u w:val="single"/>
          <w:lang w:val="en-US" w:eastAsia="zh-CN"/>
        </w:rPr>
        <w:t xml:space="preserve">基于 OpenCV 的局部特征检测、描述与图像匹配        </w:t>
      </w:r>
      <w:r>
        <w:rPr>
          <w:rFonts w:hint="eastAsia" w:eastAsia="楷体_GB2312"/>
          <w:sz w:val="28"/>
          <w:szCs w:val="28"/>
          <w:u w:val="single"/>
        </w:rPr>
        <w:t xml:space="preserve"> </w:t>
      </w:r>
      <w:r>
        <w:rPr>
          <w:rFonts w:eastAsia="楷体_GB2312"/>
          <w:sz w:val="28"/>
          <w:szCs w:val="28"/>
          <w:u w:val="single"/>
        </w:rPr>
        <w:t xml:space="preserve">  </w:t>
      </w:r>
    </w:p>
    <w:p w14:paraId="6F06223A">
      <w:pPr>
        <w:spacing w:line="420" w:lineRule="exact"/>
        <w:rPr>
          <w:rFonts w:eastAsia="楷体_GB2312"/>
          <w:sz w:val="28"/>
          <w:szCs w:val="28"/>
        </w:rPr>
      </w:pPr>
      <w:r>
        <w:rPr>
          <w:rFonts w:eastAsia="楷体_GB2312"/>
          <w:sz w:val="28"/>
          <w:szCs w:val="28"/>
        </w:rPr>
        <w:t>指导教师</w:t>
      </w:r>
      <w:r>
        <w:rPr>
          <w:rFonts w:eastAsia="楷体_GB2312"/>
          <w:sz w:val="28"/>
          <w:szCs w:val="28"/>
          <w:u w:val="single"/>
        </w:rPr>
        <w:t xml:space="preserve">   </w:t>
      </w:r>
      <w:r>
        <w:rPr>
          <w:rFonts w:hint="eastAsia" w:eastAsia="楷体_GB2312"/>
          <w:sz w:val="28"/>
          <w:szCs w:val="28"/>
          <w:u w:val="single"/>
          <w:lang w:val="en-US" w:eastAsia="zh-CN"/>
        </w:rPr>
        <w:t xml:space="preserve"> </w:t>
      </w:r>
      <w:r>
        <w:rPr>
          <w:rFonts w:hint="eastAsia" w:eastAsia="楷体_GB2312"/>
          <w:sz w:val="28"/>
          <w:szCs w:val="28"/>
          <w:u w:val="single"/>
        </w:rPr>
        <w:t>赵乘骥,安荣邦</w:t>
      </w:r>
      <w:r>
        <w:rPr>
          <w:rFonts w:eastAsia="楷体_GB2312"/>
          <w:sz w:val="28"/>
          <w:szCs w:val="28"/>
          <w:u w:val="single"/>
        </w:rPr>
        <w:t xml:space="preserve">    </w:t>
      </w:r>
    </w:p>
    <w:p w14:paraId="595BFD2F">
      <w:pPr>
        <w:spacing w:line="420" w:lineRule="exact"/>
        <w:rPr>
          <w:rFonts w:eastAsia="楷体_GB2312"/>
          <w:sz w:val="28"/>
          <w:szCs w:val="28"/>
          <w:u w:val="single"/>
        </w:rPr>
      </w:pPr>
      <w:r>
        <w:rPr>
          <w:rFonts w:eastAsia="楷体_GB2312"/>
          <w:sz w:val="28"/>
          <w:szCs w:val="28"/>
        </w:rPr>
        <w:t>实验项目编号</w:t>
      </w:r>
      <w:r>
        <w:rPr>
          <w:rFonts w:eastAsia="楷体_GB2312"/>
          <w:sz w:val="28"/>
          <w:szCs w:val="28"/>
          <w:u w:val="single"/>
        </w:rPr>
        <w:t xml:space="preserve">             </w:t>
      </w:r>
      <w:r>
        <w:rPr>
          <w:rFonts w:eastAsia="楷体_GB2312"/>
          <w:sz w:val="28"/>
          <w:szCs w:val="28"/>
        </w:rPr>
        <w:t>实验项目类型</w:t>
      </w:r>
      <w:r>
        <w:rPr>
          <w:rFonts w:eastAsia="楷体_GB2312"/>
          <w:sz w:val="28"/>
          <w:szCs w:val="28"/>
          <w:u w:val="single"/>
        </w:rPr>
        <w:t xml:space="preserve">    </w:t>
      </w:r>
      <w:r>
        <w:rPr>
          <w:rFonts w:eastAsia="楷体_GB2312"/>
          <w:sz w:val="28"/>
          <w:szCs w:val="28"/>
        </w:rPr>
        <w:t>实验地点</w:t>
      </w:r>
      <w:r>
        <w:rPr>
          <w:rFonts w:eastAsia="楷体_GB2312"/>
          <w:sz w:val="28"/>
          <w:szCs w:val="28"/>
          <w:u w:val="single"/>
        </w:rPr>
        <w:t xml:space="preserve">  </w:t>
      </w:r>
      <w:r>
        <w:rPr>
          <w:rFonts w:hint="eastAsia" w:eastAsia="楷体_GB2312"/>
          <w:sz w:val="28"/>
          <w:szCs w:val="28"/>
          <w:u w:val="single"/>
        </w:rPr>
        <w:t>教108</w:t>
      </w:r>
      <w:r>
        <w:rPr>
          <w:rFonts w:eastAsia="楷体_GB2312"/>
          <w:sz w:val="28"/>
          <w:szCs w:val="28"/>
          <w:u w:val="single"/>
        </w:rPr>
        <w:t xml:space="preserve">       </w:t>
      </w:r>
    </w:p>
    <w:p w14:paraId="390CE67E">
      <w:pPr>
        <w:spacing w:line="420" w:lineRule="exact"/>
        <w:rPr>
          <w:rFonts w:eastAsia="楷体_GB2312"/>
          <w:sz w:val="28"/>
          <w:szCs w:val="28"/>
          <w:u w:val="single"/>
        </w:rPr>
      </w:pPr>
      <w:r>
        <w:rPr>
          <w:rFonts w:eastAsia="楷体_GB2312"/>
          <w:sz w:val="28"/>
          <w:szCs w:val="28"/>
        </w:rPr>
        <w:t>学生姓名</w:t>
      </w:r>
      <w:r>
        <w:rPr>
          <w:rFonts w:eastAsia="楷体_GB2312"/>
          <w:sz w:val="28"/>
          <w:szCs w:val="28"/>
          <w:u w:val="single"/>
        </w:rPr>
        <w:t xml:space="preserve">    </w:t>
      </w:r>
      <w:r>
        <w:rPr>
          <w:rFonts w:hint="eastAsia" w:eastAsia="楷体_GB2312"/>
          <w:sz w:val="28"/>
          <w:szCs w:val="28"/>
          <w:u w:val="single"/>
        </w:rPr>
        <w:t>杜宇轩</w:t>
      </w:r>
      <w:r>
        <w:rPr>
          <w:rFonts w:eastAsia="楷体_GB2312"/>
          <w:sz w:val="28"/>
          <w:szCs w:val="28"/>
          <w:u w:val="single"/>
        </w:rPr>
        <w:t xml:space="preserve">    </w:t>
      </w:r>
      <w:r>
        <w:rPr>
          <w:rFonts w:eastAsia="楷体_GB2312"/>
          <w:sz w:val="28"/>
          <w:szCs w:val="28"/>
        </w:rPr>
        <w:t>学号</w:t>
      </w:r>
      <w:r>
        <w:rPr>
          <w:rFonts w:eastAsia="楷体_GB2312"/>
          <w:sz w:val="28"/>
          <w:szCs w:val="28"/>
          <w:u w:val="single"/>
        </w:rPr>
        <w:t xml:space="preserve">    </w:t>
      </w:r>
      <w:r>
        <w:rPr>
          <w:rFonts w:hint="eastAsia" w:eastAsia="楷体_GB2312"/>
          <w:sz w:val="28"/>
          <w:szCs w:val="28"/>
          <w:u w:val="single"/>
        </w:rPr>
        <w:t xml:space="preserve">    </w:t>
      </w:r>
      <w:r>
        <w:rPr>
          <w:rFonts w:eastAsia="楷体_GB2312"/>
          <w:sz w:val="28"/>
          <w:szCs w:val="28"/>
          <w:u w:val="single"/>
        </w:rPr>
        <w:t xml:space="preserve">  </w:t>
      </w:r>
      <w:r>
        <w:rPr>
          <w:rFonts w:hint="eastAsia" w:eastAsia="楷体_GB2312"/>
          <w:sz w:val="28"/>
          <w:szCs w:val="28"/>
          <w:u w:val="single"/>
        </w:rPr>
        <w:t>2022170385</w:t>
      </w:r>
      <w:r>
        <w:rPr>
          <w:rFonts w:eastAsia="楷体_GB2312"/>
          <w:sz w:val="28"/>
          <w:szCs w:val="28"/>
          <w:u w:val="single"/>
        </w:rPr>
        <w:t xml:space="preserve">                      </w:t>
      </w:r>
    </w:p>
    <w:p w14:paraId="3EF33143">
      <w:pPr>
        <w:numPr>
          <w:ins w:id="0" w:author="MC SYSTEM" w:date="2006-06-11T14:06:00Z"/>
        </w:numPr>
        <w:spacing w:line="420" w:lineRule="exact"/>
        <w:rPr>
          <w:rFonts w:eastAsia="楷体_GB2312"/>
          <w:sz w:val="28"/>
          <w:szCs w:val="28"/>
          <w:u w:val="single"/>
        </w:rPr>
      </w:pPr>
      <w:r>
        <w:rPr>
          <w:rFonts w:eastAsia="楷体_GB2312"/>
          <w:sz w:val="28"/>
          <w:szCs w:val="28"/>
        </w:rPr>
        <w:t>学院</w:t>
      </w:r>
      <w:r>
        <w:rPr>
          <w:rFonts w:eastAsia="楷体_GB2312"/>
          <w:sz w:val="28"/>
          <w:szCs w:val="28"/>
          <w:u w:val="single"/>
        </w:rPr>
        <w:t xml:space="preserve">       </w:t>
      </w:r>
      <w:r>
        <w:rPr>
          <w:rFonts w:hint="eastAsia" w:eastAsia="楷体_GB2312"/>
          <w:sz w:val="28"/>
          <w:szCs w:val="28"/>
          <w:u w:val="single"/>
        </w:rPr>
        <w:t>国际能源学院</w:t>
      </w:r>
      <w:r>
        <w:rPr>
          <w:rFonts w:eastAsia="楷体_GB2312"/>
          <w:sz w:val="28"/>
          <w:szCs w:val="28"/>
          <w:u w:val="single"/>
        </w:rPr>
        <w:t xml:space="preserve">        </w:t>
      </w:r>
      <w:r>
        <w:rPr>
          <w:rFonts w:eastAsia="楷体_GB2312"/>
          <w:sz w:val="28"/>
          <w:szCs w:val="28"/>
        </w:rPr>
        <w:t>系</w:t>
      </w:r>
      <w:r>
        <w:rPr>
          <w:rFonts w:eastAsia="楷体_GB2312"/>
          <w:sz w:val="28"/>
          <w:szCs w:val="28"/>
          <w:u w:val="single"/>
        </w:rPr>
        <w:t xml:space="preserve">          </w:t>
      </w:r>
      <w:r>
        <w:rPr>
          <w:rFonts w:eastAsia="楷体_GB2312"/>
          <w:sz w:val="28"/>
          <w:szCs w:val="28"/>
        </w:rPr>
        <w:t>专业</w:t>
      </w:r>
      <w:r>
        <w:rPr>
          <w:rFonts w:eastAsia="楷体_GB2312"/>
          <w:sz w:val="28"/>
          <w:szCs w:val="28"/>
          <w:u w:val="single"/>
        </w:rPr>
        <w:t xml:space="preserve">  </w:t>
      </w:r>
      <w:r>
        <w:rPr>
          <w:rFonts w:hint="eastAsia" w:eastAsia="楷体_GB2312"/>
          <w:sz w:val="28"/>
          <w:szCs w:val="28"/>
          <w:u w:val="single"/>
        </w:rPr>
        <w:t xml:space="preserve"> 自动化</w:t>
      </w:r>
      <w:r>
        <w:rPr>
          <w:rFonts w:eastAsia="楷体_GB2312"/>
          <w:sz w:val="28"/>
          <w:szCs w:val="28"/>
          <w:u w:val="single"/>
        </w:rPr>
        <w:t xml:space="preserve">              </w:t>
      </w:r>
      <w:r>
        <w:rPr>
          <w:rFonts w:eastAsia="楷体_GB2312"/>
          <w:sz w:val="28"/>
          <w:szCs w:val="28"/>
        </w:rPr>
        <w:t xml:space="preserve">  </w:t>
      </w:r>
    </w:p>
    <w:p w14:paraId="12B5A7BE">
      <w:pPr>
        <w:spacing w:line="420" w:lineRule="exact"/>
        <w:rPr>
          <w:rFonts w:eastAsia="楷体_GB2312"/>
          <w:sz w:val="28"/>
          <w:szCs w:val="28"/>
        </w:rPr>
      </w:pPr>
      <w:r>
        <w:rPr>
          <w:rFonts w:eastAsia="楷体_GB2312"/>
          <w:sz w:val="28"/>
          <w:szCs w:val="28"/>
        </w:rPr>
        <w:t>实验时间</w:t>
      </w:r>
      <w:r>
        <w:rPr>
          <w:rFonts w:eastAsia="楷体_GB2312"/>
          <w:sz w:val="28"/>
          <w:szCs w:val="28"/>
          <w:u w:val="single"/>
        </w:rPr>
        <w:t xml:space="preserve"> </w:t>
      </w:r>
      <w:r>
        <w:rPr>
          <w:rFonts w:hint="eastAsia" w:eastAsia="楷体_GB2312"/>
          <w:sz w:val="28"/>
          <w:szCs w:val="28"/>
          <w:u w:val="single"/>
        </w:rPr>
        <w:t>2026</w:t>
      </w:r>
      <w:r>
        <w:rPr>
          <w:rFonts w:eastAsia="楷体_GB2312"/>
          <w:sz w:val="28"/>
          <w:szCs w:val="28"/>
          <w:u w:val="single"/>
        </w:rPr>
        <w:t xml:space="preserve"> </w:t>
      </w:r>
      <w:r>
        <w:rPr>
          <w:rFonts w:eastAsia="楷体_GB2312"/>
          <w:sz w:val="28"/>
          <w:szCs w:val="28"/>
        </w:rPr>
        <w:t>年</w:t>
      </w:r>
      <w:r>
        <w:rPr>
          <w:rFonts w:eastAsia="楷体_GB2312"/>
          <w:sz w:val="28"/>
          <w:szCs w:val="28"/>
          <w:u w:val="single"/>
        </w:rPr>
        <w:t xml:space="preserve"> </w:t>
      </w:r>
      <w:r>
        <w:rPr>
          <w:rFonts w:hint="eastAsia" w:eastAsia="楷体_GB2312"/>
          <w:sz w:val="28"/>
          <w:szCs w:val="28"/>
          <w:u w:val="single"/>
        </w:rPr>
        <w:t>4</w:t>
      </w:r>
      <w:r>
        <w:rPr>
          <w:rFonts w:eastAsia="楷体_GB2312"/>
          <w:sz w:val="28"/>
          <w:szCs w:val="28"/>
          <w:u w:val="single"/>
        </w:rPr>
        <w:t xml:space="preserve"> </w:t>
      </w:r>
      <w:r>
        <w:rPr>
          <w:rFonts w:eastAsia="楷体_GB2312"/>
          <w:sz w:val="28"/>
          <w:szCs w:val="28"/>
        </w:rPr>
        <w:t>月</w:t>
      </w:r>
      <w:r>
        <w:rPr>
          <w:rFonts w:eastAsia="楷体_GB2312"/>
          <w:sz w:val="28"/>
          <w:szCs w:val="28"/>
          <w:u w:val="single"/>
        </w:rPr>
        <w:t xml:space="preserve"> </w:t>
      </w:r>
      <w:r>
        <w:rPr>
          <w:rFonts w:hint="eastAsia" w:eastAsia="楷体_GB2312"/>
          <w:sz w:val="28"/>
          <w:szCs w:val="28"/>
          <w:u w:val="single"/>
          <w:lang w:val="en-US" w:eastAsia="zh-CN"/>
        </w:rPr>
        <w:t>24</w:t>
      </w:r>
      <w:r>
        <w:rPr>
          <w:rFonts w:eastAsia="楷体_GB2312"/>
          <w:sz w:val="28"/>
          <w:szCs w:val="28"/>
          <w:u w:val="single"/>
        </w:rPr>
        <w:t xml:space="preserve"> </w:t>
      </w:r>
      <w:r>
        <w:rPr>
          <w:rFonts w:eastAsia="楷体_GB2312"/>
          <w:sz w:val="28"/>
          <w:szCs w:val="28"/>
        </w:rPr>
        <w:t>日</w:t>
      </w:r>
      <w:r>
        <w:rPr>
          <w:rFonts w:eastAsia="楷体_GB2312"/>
          <w:sz w:val="28"/>
          <w:szCs w:val="28"/>
          <w:u w:val="single"/>
        </w:rPr>
        <w:t xml:space="preserve"> </w:t>
      </w:r>
      <w:r>
        <w:rPr>
          <w:rFonts w:hint="eastAsia" w:eastAsia="楷体_GB2312"/>
          <w:sz w:val="28"/>
          <w:szCs w:val="28"/>
          <w:u w:val="single"/>
          <w:lang w:val="en-US" w:eastAsia="zh-CN"/>
        </w:rPr>
        <w:t xml:space="preserve">中午 </w:t>
      </w:r>
      <w:r>
        <w:rPr>
          <w:rFonts w:eastAsia="楷体_GB2312"/>
          <w:sz w:val="28"/>
          <w:szCs w:val="28"/>
        </w:rPr>
        <w:t>～</w:t>
      </w:r>
      <w:r>
        <w:rPr>
          <w:rFonts w:eastAsia="楷体_GB2312"/>
          <w:sz w:val="28"/>
          <w:szCs w:val="28"/>
          <w:u w:val="single"/>
        </w:rPr>
        <w:t xml:space="preserve"> </w:t>
      </w:r>
      <w:r>
        <w:rPr>
          <w:rFonts w:hint="eastAsia" w:eastAsia="楷体_GB2312"/>
          <w:sz w:val="28"/>
          <w:szCs w:val="28"/>
          <w:u w:val="single"/>
        </w:rPr>
        <w:t>4</w:t>
      </w:r>
      <w:r>
        <w:rPr>
          <w:rFonts w:eastAsia="楷体_GB2312"/>
          <w:sz w:val="28"/>
          <w:szCs w:val="28"/>
          <w:u w:val="single"/>
        </w:rPr>
        <w:t xml:space="preserve"> </w:t>
      </w:r>
      <w:r>
        <w:rPr>
          <w:rFonts w:eastAsia="楷体_GB2312"/>
          <w:sz w:val="28"/>
          <w:szCs w:val="28"/>
        </w:rPr>
        <w:t>月</w:t>
      </w:r>
      <w:r>
        <w:rPr>
          <w:rFonts w:eastAsia="楷体_GB2312"/>
          <w:sz w:val="28"/>
          <w:szCs w:val="28"/>
          <w:u w:val="single"/>
        </w:rPr>
        <w:t xml:space="preserve"> </w:t>
      </w:r>
      <w:r>
        <w:rPr>
          <w:rFonts w:hint="eastAsia" w:eastAsia="楷体_GB2312"/>
          <w:sz w:val="28"/>
          <w:szCs w:val="28"/>
          <w:u w:val="single"/>
          <w:lang w:val="en-US" w:eastAsia="zh-CN"/>
        </w:rPr>
        <w:t>24</w:t>
      </w:r>
      <w:r>
        <w:rPr>
          <w:rFonts w:eastAsia="楷体_GB2312"/>
          <w:sz w:val="28"/>
          <w:szCs w:val="28"/>
          <w:u w:val="single"/>
        </w:rPr>
        <w:t xml:space="preserve"> </w:t>
      </w:r>
      <w:r>
        <w:rPr>
          <w:rFonts w:eastAsia="楷体_GB2312"/>
          <w:sz w:val="28"/>
          <w:szCs w:val="28"/>
        </w:rPr>
        <w:t>日</w:t>
      </w:r>
      <w:r>
        <w:rPr>
          <w:rFonts w:eastAsia="楷体_GB2312"/>
          <w:sz w:val="28"/>
          <w:szCs w:val="28"/>
          <w:u w:val="single"/>
        </w:rPr>
        <w:t xml:space="preserve"> </w:t>
      </w:r>
      <w:r>
        <w:rPr>
          <w:rFonts w:hint="eastAsia" w:eastAsia="楷体_GB2312"/>
          <w:sz w:val="28"/>
          <w:szCs w:val="28"/>
          <w:u w:val="single"/>
          <w:lang w:val="en-US" w:eastAsia="zh-CN"/>
        </w:rPr>
        <w:t>中午</w:t>
      </w:r>
      <w:r>
        <w:rPr>
          <w:rFonts w:eastAsia="楷体_GB2312"/>
          <w:sz w:val="28"/>
          <w:szCs w:val="28"/>
          <w:u w:val="single"/>
        </w:rPr>
        <w:t xml:space="preserve"> </w:t>
      </w:r>
      <w:r>
        <w:rPr>
          <w:rFonts w:eastAsia="楷体_GB2312"/>
          <w:sz w:val="28"/>
          <w:szCs w:val="28"/>
        </w:rPr>
        <w:t xml:space="preserve"> </w:t>
      </w:r>
    </w:p>
    <w:p w14:paraId="5DF0D3AD">
      <w:pPr>
        <w:spacing w:line="420" w:lineRule="exact"/>
        <w:rPr>
          <w:rFonts w:eastAsia="楷体_GB2312"/>
          <w:sz w:val="28"/>
          <w:szCs w:val="28"/>
        </w:rPr>
      </w:pPr>
      <w:r>
        <w:rPr>
          <w:rFonts w:eastAsia="楷体_GB2312"/>
          <w:sz w:val="28"/>
          <w:szCs w:val="28"/>
        </w:rPr>
        <w:t>温度</w:t>
      </w:r>
      <w:r>
        <w:rPr>
          <w:rFonts w:eastAsia="楷体_GB2312"/>
          <w:sz w:val="28"/>
          <w:szCs w:val="28"/>
          <w:u w:val="single"/>
        </w:rPr>
        <w:t xml:space="preserve"> </w:t>
      </w:r>
      <w:r>
        <w:rPr>
          <w:rFonts w:hint="eastAsia" w:eastAsia="楷体_GB2312"/>
          <w:sz w:val="28"/>
          <w:szCs w:val="28"/>
          <w:u w:val="single"/>
          <w:lang w:val="en-US" w:eastAsia="zh-CN"/>
        </w:rPr>
        <w:t>20</w:t>
      </w:r>
      <w:r>
        <w:rPr>
          <w:rFonts w:eastAsia="楷体_GB2312"/>
          <w:sz w:val="28"/>
          <w:szCs w:val="28"/>
          <w:u w:val="single"/>
        </w:rPr>
        <w:t xml:space="preserve"> </w:t>
      </w:r>
      <w:r>
        <w:rPr>
          <w:rFonts w:eastAsia="楷体_GB2312"/>
          <w:sz w:val="28"/>
          <w:szCs w:val="28"/>
        </w:rPr>
        <w:t>℃</w:t>
      </w:r>
      <w:r>
        <w:rPr>
          <w:rFonts w:hint="eastAsia" w:eastAsia="楷体_GB2312"/>
          <w:sz w:val="28"/>
          <w:szCs w:val="28"/>
        </w:rPr>
        <w:t xml:space="preserve"> </w:t>
      </w:r>
      <w:r>
        <w:rPr>
          <w:rFonts w:eastAsia="楷体_GB2312"/>
          <w:sz w:val="28"/>
          <w:szCs w:val="28"/>
        </w:rPr>
        <w:t>湿度</w:t>
      </w:r>
      <w:r>
        <w:rPr>
          <w:rFonts w:eastAsia="楷体_GB2312"/>
          <w:sz w:val="28"/>
          <w:szCs w:val="28"/>
          <w:u w:val="single"/>
        </w:rPr>
        <w:t xml:space="preserve">  </w:t>
      </w:r>
      <w:r>
        <w:rPr>
          <w:rFonts w:hint="eastAsia" w:eastAsia="楷体_GB2312"/>
          <w:sz w:val="28"/>
          <w:szCs w:val="28"/>
          <w:u w:val="single"/>
          <w:lang w:val="en-US" w:eastAsia="zh-CN"/>
        </w:rPr>
        <w:t>87</w:t>
      </w:r>
      <w:r>
        <w:rPr>
          <w:rFonts w:hint="eastAsia" w:eastAsia="楷体_GB2312"/>
          <w:sz w:val="28"/>
          <w:szCs w:val="28"/>
          <w:u w:val="single"/>
        </w:rPr>
        <w:t>%</w:t>
      </w:r>
      <w:r>
        <w:rPr>
          <w:rFonts w:eastAsia="楷体_GB2312"/>
          <w:sz w:val="28"/>
          <w:szCs w:val="28"/>
          <w:u w:val="single"/>
        </w:rPr>
        <w:t xml:space="preserve">  </w:t>
      </w:r>
    </w:p>
    <w:p w14:paraId="46EE86D5">
      <w:pPr>
        <w:rPr>
          <w:b/>
          <w:sz w:val="24"/>
        </w:rPr>
      </w:pPr>
    </w:p>
    <w:p w14:paraId="09528AC7">
      <w:pPr>
        <w:rPr>
          <w:rFonts w:hint="eastAsia"/>
          <w:b/>
          <w:sz w:val="24"/>
        </w:rPr>
      </w:pPr>
      <w:r>
        <w:rPr>
          <w:rFonts w:hint="eastAsia"/>
          <w:b/>
          <w:sz w:val="24"/>
        </w:rPr>
        <w:t>一、实验题目</w:t>
      </w:r>
    </w:p>
    <w:p w14:paraId="3A1DDF6E">
      <w:pPr>
        <w:rPr>
          <w:rFonts w:ascii="宋体" w:hAnsi="宋体" w:eastAsia="宋体" w:cs="宋体"/>
          <w:sz w:val="24"/>
          <w:szCs w:val="24"/>
        </w:rPr>
      </w:pPr>
      <w:r>
        <w:rPr>
          <w:rFonts w:ascii="宋体" w:hAnsi="宋体" w:eastAsia="宋体" w:cs="宋体"/>
          <w:sz w:val="24"/>
          <w:szCs w:val="24"/>
        </w:rPr>
        <w:t>实验主题：基于 OpenCV 的局部特征检测、描述与图像匹配</w:t>
      </w:r>
    </w:p>
    <w:p w14:paraId="31C7E70E">
      <w:pPr>
        <w:rPr>
          <w:rFonts w:ascii="宋体" w:hAnsi="宋体" w:eastAsia="宋体" w:cs="宋体"/>
          <w:sz w:val="24"/>
          <w:szCs w:val="24"/>
        </w:rPr>
      </w:pPr>
      <w:r>
        <w:rPr>
          <w:rFonts w:hint="eastAsia" w:ascii="宋体" w:hAnsi="宋体" w:eastAsia="宋体" w:cs="宋体"/>
          <w:sz w:val="24"/>
          <w:szCs w:val="24"/>
          <w:lang w:val="en-US" w:eastAsia="zh-CN"/>
        </w:rPr>
        <w:t>用</w:t>
      </w:r>
      <w:r>
        <w:rPr>
          <w:rFonts w:ascii="宋体" w:hAnsi="宋体" w:eastAsia="宋体" w:cs="宋体"/>
          <w:sz w:val="24"/>
          <w:szCs w:val="24"/>
        </w:rPr>
        <w:t>box.png</w:t>
      </w:r>
      <w:r>
        <w:rPr>
          <w:rFonts w:hint="eastAsia" w:ascii="宋体" w:hAnsi="宋体" w:eastAsia="宋体" w:cs="宋体"/>
          <w:sz w:val="24"/>
          <w:szCs w:val="24"/>
          <w:lang w:val="en-US" w:eastAsia="zh-CN"/>
        </w:rPr>
        <w:t xml:space="preserve"> 和 </w:t>
      </w:r>
      <w:r>
        <w:rPr>
          <w:rFonts w:ascii="宋体" w:hAnsi="宋体" w:eastAsia="宋体" w:cs="宋体"/>
          <w:sz w:val="24"/>
          <w:szCs w:val="24"/>
        </w:rPr>
        <w:t>box_in_scene.png</w:t>
      </w:r>
    </w:p>
    <w:p w14:paraId="20866D68">
      <w:pPr>
        <w:rPr>
          <w:rFonts w:hint="eastAsia"/>
          <w:b w:val="0"/>
          <w:bCs/>
          <w:sz w:val="24"/>
        </w:rPr>
      </w:pPr>
    </w:p>
    <w:p w14:paraId="02EDEC84">
      <w:pPr>
        <w:rPr>
          <w:rFonts w:hint="eastAsia"/>
          <w:b/>
          <w:sz w:val="24"/>
        </w:rPr>
      </w:pPr>
      <w:r>
        <w:rPr>
          <w:rFonts w:hint="eastAsia"/>
          <w:b/>
          <w:sz w:val="24"/>
        </w:rPr>
        <w:t>二、实验内容与要求</w:t>
      </w:r>
    </w:p>
    <w:p w14:paraId="2A6E88FC">
      <w:pPr>
        <w:pStyle w:val="6"/>
        <w:keepNext w:val="0"/>
        <w:keepLines w:val="0"/>
        <w:widowControl/>
        <w:suppressLineNumbers w:val="0"/>
        <w:rPr>
          <w:rFonts w:hint="default" w:eastAsiaTheme="minorEastAsia"/>
          <w:lang w:val="en-US" w:eastAsia="zh-CN"/>
        </w:rPr>
      </w:pPr>
      <w:r>
        <w:rPr>
          <w:rFonts w:hint="eastAsia"/>
          <w:lang w:val="en-US" w:eastAsia="zh-CN"/>
        </w:rPr>
        <w:t>任务1：</w:t>
      </w:r>
    </w:p>
    <w:p w14:paraId="24FA14FB">
      <w:pPr>
        <w:pStyle w:val="6"/>
        <w:keepNext w:val="0"/>
        <w:keepLines w:val="0"/>
        <w:widowControl/>
        <w:suppressLineNumbers w:val="0"/>
      </w:pPr>
      <w:r>
        <w:t>使用 OpenCV 的 ORB 算法检测两幅图像中的关键点和描述子。</w:t>
      </w:r>
    </w:p>
    <w:p w14:paraId="5512A7C8">
      <w:pPr>
        <w:pStyle w:val="6"/>
        <w:keepNext w:val="0"/>
        <w:keepLines w:val="0"/>
        <w:widowControl/>
        <w:suppressLineNumbers w:val="0"/>
      </w:pPr>
      <w:r>
        <w:t>要求：</w:t>
      </w:r>
    </w:p>
    <w:p w14:paraId="2B677CDF">
      <w:pPr>
        <w:keepNext w:val="0"/>
        <w:keepLines w:val="0"/>
        <w:widowControl/>
        <w:numPr>
          <w:ilvl w:val="0"/>
          <w:numId w:val="1"/>
        </w:numPr>
        <w:suppressLineNumbers w:val="0"/>
        <w:spacing w:before="0" w:beforeAutospacing="1" w:after="0" w:afterAutospacing="1"/>
        <w:ind w:left="720" w:hanging="360"/>
      </w:pPr>
      <w:r>
        <w:t xml:space="preserve">使用 </w:t>
      </w:r>
      <w:r>
        <w:rPr>
          <w:rStyle w:val="10"/>
        </w:rPr>
        <w:t>cv2.ORB_create()</w:t>
      </w:r>
      <w:r>
        <w:t xml:space="preserve"> 创建 ORB 检测器； </w:t>
      </w:r>
    </w:p>
    <w:p w14:paraId="4E7D571D">
      <w:pPr>
        <w:keepNext w:val="0"/>
        <w:keepLines w:val="0"/>
        <w:widowControl/>
        <w:numPr>
          <w:ilvl w:val="0"/>
          <w:numId w:val="1"/>
        </w:numPr>
        <w:suppressLineNumbers w:val="0"/>
        <w:spacing w:before="0" w:beforeAutospacing="1" w:after="0" w:afterAutospacing="1"/>
        <w:ind w:left="720" w:hanging="360"/>
      </w:pPr>
      <w:r>
        <w:t xml:space="preserve">设置 </w:t>
      </w:r>
      <w:r>
        <w:rPr>
          <w:rStyle w:val="10"/>
        </w:rPr>
        <w:t>nfeatures=1000</w:t>
      </w:r>
      <w:r>
        <w:t xml:space="preserve">； </w:t>
      </w:r>
    </w:p>
    <w:p w14:paraId="03BDF406">
      <w:pPr>
        <w:keepNext w:val="0"/>
        <w:keepLines w:val="0"/>
        <w:widowControl/>
        <w:numPr>
          <w:ilvl w:val="0"/>
          <w:numId w:val="1"/>
        </w:numPr>
        <w:suppressLineNumbers w:val="0"/>
        <w:spacing w:before="0" w:beforeAutospacing="1" w:after="0" w:afterAutospacing="1"/>
        <w:ind w:left="720" w:hanging="360"/>
      </w:pPr>
      <w:r>
        <w:t xml:space="preserve">使用 </w:t>
      </w:r>
      <w:r>
        <w:rPr>
          <w:rStyle w:val="10"/>
        </w:rPr>
        <w:t>detectAndCompute()</w:t>
      </w:r>
      <w:r>
        <w:t xml:space="preserve"> 得到关键点和描述子； </w:t>
      </w:r>
    </w:p>
    <w:p w14:paraId="6BEBDAA4">
      <w:pPr>
        <w:keepNext w:val="0"/>
        <w:keepLines w:val="0"/>
        <w:widowControl/>
        <w:numPr>
          <w:ilvl w:val="0"/>
          <w:numId w:val="1"/>
        </w:numPr>
        <w:suppressLineNumbers w:val="0"/>
        <w:spacing w:before="0" w:beforeAutospacing="1" w:after="0" w:afterAutospacing="1"/>
        <w:ind w:left="720" w:hanging="360"/>
      </w:pPr>
      <w:r>
        <w:t xml:space="preserve">使用 </w:t>
      </w:r>
      <w:r>
        <w:rPr>
          <w:rStyle w:val="10"/>
        </w:rPr>
        <w:t>cv2.drawKeypoints()</w:t>
      </w:r>
      <w:r>
        <w:t xml:space="preserve"> 可视化关键点； </w:t>
      </w:r>
    </w:p>
    <w:p w14:paraId="05E52A35">
      <w:pPr>
        <w:keepNext w:val="0"/>
        <w:keepLines w:val="0"/>
        <w:widowControl/>
        <w:numPr>
          <w:ilvl w:val="0"/>
          <w:numId w:val="1"/>
        </w:numPr>
        <w:suppressLineNumbers w:val="0"/>
        <w:spacing w:before="0" w:beforeAutospacing="1" w:after="0" w:afterAutospacing="1"/>
        <w:ind w:left="720" w:hanging="360"/>
      </w:pPr>
      <w:r>
        <w:t xml:space="preserve">输出两幅图像中的关键点数量； </w:t>
      </w:r>
    </w:p>
    <w:p w14:paraId="28B03F09">
      <w:pPr>
        <w:keepNext w:val="0"/>
        <w:keepLines w:val="0"/>
        <w:widowControl/>
        <w:numPr>
          <w:ilvl w:val="0"/>
          <w:numId w:val="1"/>
        </w:numPr>
        <w:suppressLineNumbers w:val="0"/>
        <w:spacing w:before="0" w:beforeAutospacing="1" w:after="0" w:afterAutospacing="1"/>
        <w:ind w:left="720" w:hanging="360"/>
      </w:pPr>
      <w:r>
        <w:t xml:space="preserve">输出描述子的维度。 </w:t>
      </w:r>
    </w:p>
    <w:p w14:paraId="7F130A69">
      <w:pPr>
        <w:pStyle w:val="6"/>
        <w:keepNext w:val="0"/>
        <w:keepLines w:val="0"/>
        <w:widowControl/>
        <w:suppressLineNumbers w:val="0"/>
      </w:pPr>
      <w:r>
        <w:t>需要提交：</w:t>
      </w:r>
    </w:p>
    <w:p w14:paraId="7C3F9989">
      <w:pPr>
        <w:keepNext w:val="0"/>
        <w:keepLines w:val="0"/>
        <w:widowControl/>
        <w:numPr>
          <w:ilvl w:val="0"/>
          <w:numId w:val="2"/>
        </w:numPr>
        <w:suppressLineNumbers w:val="0"/>
        <w:spacing w:before="0" w:beforeAutospacing="1" w:after="0" w:afterAutospacing="1"/>
        <w:ind w:left="720" w:hanging="360"/>
      </w:pPr>
      <w:r>
        <w:rPr>
          <w:rStyle w:val="10"/>
        </w:rPr>
        <w:t>box.png</w:t>
      </w:r>
      <w:r>
        <w:t xml:space="preserve"> 的特征点可视化图； </w:t>
      </w:r>
    </w:p>
    <w:p w14:paraId="2941C1E8">
      <w:pPr>
        <w:keepNext w:val="0"/>
        <w:keepLines w:val="0"/>
        <w:widowControl/>
        <w:numPr>
          <w:ilvl w:val="0"/>
          <w:numId w:val="2"/>
        </w:numPr>
        <w:suppressLineNumbers w:val="0"/>
        <w:spacing w:before="0" w:beforeAutospacing="1" w:after="0" w:afterAutospacing="1"/>
        <w:ind w:left="720" w:hanging="360"/>
      </w:pPr>
      <w:r>
        <w:rPr>
          <w:rStyle w:val="10"/>
        </w:rPr>
        <w:t>box_in_scene.png</w:t>
      </w:r>
      <w:r>
        <w:t xml:space="preserve"> 的特征点可视化图； </w:t>
      </w:r>
    </w:p>
    <w:p w14:paraId="331EC032">
      <w:pPr>
        <w:keepNext w:val="0"/>
        <w:keepLines w:val="0"/>
        <w:widowControl/>
        <w:numPr>
          <w:ilvl w:val="0"/>
          <w:numId w:val="2"/>
        </w:numPr>
        <w:suppressLineNumbers w:val="0"/>
        <w:spacing w:before="0" w:beforeAutospacing="1" w:after="0" w:afterAutospacing="1"/>
        <w:ind w:left="720" w:hanging="360"/>
      </w:pPr>
      <w:r>
        <w:t xml:space="preserve">关键点数量和描述子维度。 </w:t>
      </w:r>
    </w:p>
    <w:p w14:paraId="3AF76597">
      <w:pPr>
        <w:rPr>
          <w:rFonts w:hint="eastAsia"/>
          <w:color w:val="0000FF"/>
          <w:lang w:eastAsia="zh-CN"/>
        </w:rPr>
      </w:pPr>
      <w:r>
        <w:rPr>
          <w:rStyle w:val="10"/>
          <w:color w:val="0000FF"/>
        </w:rPr>
        <w:t>box.png</w:t>
      </w:r>
      <w:r>
        <w:rPr>
          <w:color w:val="0000FF"/>
        </w:rPr>
        <w:t xml:space="preserve"> 的特征点可视化图</w:t>
      </w:r>
      <w:r>
        <w:rPr>
          <w:rFonts w:hint="eastAsia"/>
          <w:color w:val="0000FF"/>
          <w:lang w:eastAsia="zh-CN"/>
        </w:rPr>
        <w:t>：</w:t>
      </w:r>
    </w:p>
    <w:p w14:paraId="0B6B58DD">
      <w:r>
        <w:drawing>
          <wp:inline distT="0" distB="0" distL="114300" distR="114300">
            <wp:extent cx="2879725" cy="1949450"/>
            <wp:effectExtent l="0" t="0" r="127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2879725" cy="1949450"/>
                    </a:xfrm>
                    <a:prstGeom prst="rect">
                      <a:avLst/>
                    </a:prstGeom>
                    <a:noFill/>
                    <a:ln>
                      <a:noFill/>
                    </a:ln>
                  </pic:spPr>
                </pic:pic>
              </a:graphicData>
            </a:graphic>
          </wp:inline>
        </w:drawing>
      </w:r>
    </w:p>
    <w:p w14:paraId="260A226B"/>
    <w:p w14:paraId="5A56CE29">
      <w:pPr>
        <w:rPr>
          <w:rFonts w:hint="eastAsia" w:eastAsia="宋体"/>
          <w:color w:val="0000FF"/>
          <w:lang w:eastAsia="zh-CN"/>
        </w:rPr>
      </w:pPr>
      <w:r>
        <w:rPr>
          <w:rStyle w:val="10"/>
          <w:color w:val="0000FF"/>
        </w:rPr>
        <w:t>box_in_scene.png</w:t>
      </w:r>
      <w:r>
        <w:rPr>
          <w:color w:val="0000FF"/>
        </w:rPr>
        <w:t xml:space="preserve"> 的特征点可视化图</w:t>
      </w:r>
      <w:r>
        <w:rPr>
          <w:rFonts w:hint="eastAsia"/>
          <w:color w:val="0000FF"/>
          <w:lang w:eastAsia="zh-CN"/>
        </w:rPr>
        <w:t>：</w:t>
      </w:r>
    </w:p>
    <w:p w14:paraId="397A9E78">
      <w:r>
        <w:drawing>
          <wp:inline distT="0" distB="0" distL="114300" distR="114300">
            <wp:extent cx="2879725" cy="2199640"/>
            <wp:effectExtent l="0" t="0" r="127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2879725" cy="2199640"/>
                    </a:xfrm>
                    <a:prstGeom prst="rect">
                      <a:avLst/>
                    </a:prstGeom>
                    <a:noFill/>
                    <a:ln>
                      <a:noFill/>
                    </a:ln>
                  </pic:spPr>
                </pic:pic>
              </a:graphicData>
            </a:graphic>
          </wp:inline>
        </w:drawing>
      </w:r>
    </w:p>
    <w:p w14:paraId="15A92328"/>
    <w:p w14:paraId="389D1755">
      <w:pPr>
        <w:rPr>
          <w:rFonts w:hint="eastAsia"/>
          <w:color w:val="0000FF"/>
        </w:rPr>
      </w:pPr>
      <w:r>
        <w:rPr>
          <w:rFonts w:hint="eastAsia"/>
          <w:color w:val="0000FF"/>
        </w:rPr>
        <w:t>box.png的关键点数量: 865个</w:t>
      </w:r>
    </w:p>
    <w:p w14:paraId="44EDE649">
      <w:pPr>
        <w:rPr>
          <w:rFonts w:hint="eastAsia"/>
          <w:color w:val="0000FF"/>
        </w:rPr>
      </w:pPr>
      <w:r>
        <w:rPr>
          <w:rFonts w:hint="eastAsia"/>
          <w:color w:val="0000FF"/>
        </w:rPr>
        <w:t>box.png的描述子维度: (865, 32) (865个特征，每个特征由32维向量表示)</w:t>
      </w:r>
    </w:p>
    <w:p w14:paraId="002737AE">
      <w:pPr>
        <w:rPr>
          <w:rFonts w:hint="eastAsia"/>
          <w:color w:val="0000FF"/>
        </w:rPr>
      </w:pPr>
    </w:p>
    <w:p w14:paraId="0F8C8045">
      <w:pPr>
        <w:rPr>
          <w:rFonts w:hint="eastAsia"/>
          <w:color w:val="0000FF"/>
        </w:rPr>
      </w:pPr>
      <w:r>
        <w:rPr>
          <w:rFonts w:hint="eastAsia"/>
          <w:color w:val="0000FF"/>
        </w:rPr>
        <w:t>box_in_scene.png的关键点数量: 1000个</w:t>
      </w:r>
    </w:p>
    <w:p w14:paraId="3F587A14">
      <w:pPr>
        <w:rPr>
          <w:rFonts w:hint="eastAsia"/>
          <w:color w:val="0000FF"/>
        </w:rPr>
      </w:pPr>
      <w:r>
        <w:rPr>
          <w:rFonts w:hint="eastAsia"/>
          <w:color w:val="0000FF"/>
        </w:rPr>
        <w:t>box_in_scene.png的描述子维度: (1000, 32)(</w:t>
      </w:r>
      <w:r>
        <w:rPr>
          <w:rFonts w:hint="eastAsia"/>
          <w:color w:val="0000FF"/>
          <w:lang w:val="en-US" w:eastAsia="zh-CN"/>
        </w:rPr>
        <w:t>1000</w:t>
      </w:r>
      <w:r>
        <w:rPr>
          <w:rFonts w:hint="eastAsia"/>
          <w:color w:val="0000FF"/>
        </w:rPr>
        <w:t>个特征，每个特征由32维向量表示)</w:t>
      </w:r>
    </w:p>
    <w:p w14:paraId="5FACF883">
      <w:pPr>
        <w:rPr>
          <w:rFonts w:hint="eastAsia"/>
        </w:rPr>
      </w:pPr>
    </w:p>
    <w:p w14:paraId="5272CB41">
      <w:pPr>
        <w:pStyle w:val="3"/>
        <w:keepNext w:val="0"/>
        <w:keepLines w:val="0"/>
        <w:widowControl/>
        <w:suppressLineNumbers w:val="0"/>
      </w:pPr>
      <w:r>
        <w:t xml:space="preserve">任务 </w:t>
      </w:r>
      <w:r>
        <w:rPr>
          <w:rFonts w:hint="eastAsia"/>
          <w:lang w:val="en-US" w:eastAsia="zh-CN"/>
        </w:rPr>
        <w:t>2</w:t>
      </w:r>
      <w:r>
        <w:t>：ORB 特征匹配</w:t>
      </w:r>
    </w:p>
    <w:p w14:paraId="3C7BC5BA">
      <w:pPr>
        <w:pStyle w:val="6"/>
        <w:keepNext w:val="0"/>
        <w:keepLines w:val="0"/>
        <w:widowControl/>
        <w:suppressLineNumbers w:val="0"/>
      </w:pPr>
      <w:r>
        <w:t>使用 ORB 描述子对两幅图像进行特征匹配。</w:t>
      </w:r>
    </w:p>
    <w:p w14:paraId="3512CBD1">
      <w:pPr>
        <w:pStyle w:val="6"/>
        <w:keepNext w:val="0"/>
        <w:keepLines w:val="0"/>
        <w:widowControl/>
        <w:suppressLineNumbers w:val="0"/>
      </w:pPr>
      <w:r>
        <w:t>要求：</w:t>
      </w:r>
    </w:p>
    <w:p w14:paraId="6092C983">
      <w:pPr>
        <w:keepNext w:val="0"/>
        <w:keepLines w:val="0"/>
        <w:widowControl/>
        <w:numPr>
          <w:ilvl w:val="0"/>
          <w:numId w:val="3"/>
        </w:numPr>
        <w:suppressLineNumbers w:val="0"/>
        <w:spacing w:before="0" w:beforeAutospacing="1" w:after="0" w:afterAutospacing="1"/>
        <w:ind w:left="720" w:hanging="360"/>
      </w:pPr>
      <w:r>
        <w:t xml:space="preserve">使用 </w:t>
      </w:r>
      <w:r>
        <w:rPr>
          <w:rStyle w:val="10"/>
        </w:rPr>
        <w:t>cv2.BFMatcher()</w:t>
      </w:r>
      <w:r>
        <w:t xml:space="preserve"> 创建暴力匹配器； </w:t>
      </w:r>
    </w:p>
    <w:p w14:paraId="268B83F9">
      <w:pPr>
        <w:keepNext w:val="0"/>
        <w:keepLines w:val="0"/>
        <w:widowControl/>
        <w:numPr>
          <w:ilvl w:val="0"/>
          <w:numId w:val="3"/>
        </w:numPr>
        <w:suppressLineNumbers w:val="0"/>
        <w:spacing w:before="0" w:beforeAutospacing="1" w:after="0" w:afterAutospacing="1"/>
        <w:ind w:left="720" w:hanging="360"/>
      </w:pPr>
      <w:r>
        <w:t xml:space="preserve">ORB 描述子使用 </w:t>
      </w:r>
      <w:r>
        <w:rPr>
          <w:rStyle w:val="10"/>
        </w:rPr>
        <w:t>cv2.NORM_HAMMING</w:t>
      </w:r>
      <w:r>
        <w:t xml:space="preserve">； </w:t>
      </w:r>
    </w:p>
    <w:p w14:paraId="20FAAC2D">
      <w:pPr>
        <w:keepNext w:val="0"/>
        <w:keepLines w:val="0"/>
        <w:widowControl/>
        <w:numPr>
          <w:ilvl w:val="0"/>
          <w:numId w:val="3"/>
        </w:numPr>
        <w:suppressLineNumbers w:val="0"/>
        <w:spacing w:before="0" w:beforeAutospacing="1" w:after="0" w:afterAutospacing="1"/>
        <w:ind w:left="720" w:hanging="360"/>
      </w:pPr>
      <w:r>
        <w:t xml:space="preserve">可以使用 </w:t>
      </w:r>
      <w:r>
        <w:rPr>
          <w:rStyle w:val="10"/>
        </w:rPr>
        <w:t>crossCheck=True</w:t>
      </w:r>
      <w:r>
        <w:t xml:space="preserve">； </w:t>
      </w:r>
    </w:p>
    <w:p w14:paraId="5257316B">
      <w:pPr>
        <w:keepNext w:val="0"/>
        <w:keepLines w:val="0"/>
        <w:widowControl/>
        <w:numPr>
          <w:ilvl w:val="0"/>
          <w:numId w:val="3"/>
        </w:numPr>
        <w:suppressLineNumbers w:val="0"/>
        <w:spacing w:before="0" w:beforeAutospacing="1" w:after="0" w:afterAutospacing="1"/>
        <w:ind w:left="720" w:hanging="360"/>
      </w:pPr>
      <w:r>
        <w:t xml:space="preserve">按照匹配距离从小到大排序； </w:t>
      </w:r>
    </w:p>
    <w:p w14:paraId="25F4D06D">
      <w:pPr>
        <w:keepNext w:val="0"/>
        <w:keepLines w:val="0"/>
        <w:widowControl/>
        <w:numPr>
          <w:ilvl w:val="0"/>
          <w:numId w:val="3"/>
        </w:numPr>
        <w:suppressLineNumbers w:val="0"/>
        <w:spacing w:before="0" w:beforeAutospacing="1" w:after="0" w:afterAutospacing="1"/>
        <w:ind w:left="720" w:hanging="360"/>
      </w:pPr>
      <w:r>
        <w:t xml:space="preserve">显示前 30 或前 50 个匹配结果； </w:t>
      </w:r>
    </w:p>
    <w:p w14:paraId="1249152C">
      <w:pPr>
        <w:keepNext w:val="0"/>
        <w:keepLines w:val="0"/>
        <w:widowControl/>
        <w:numPr>
          <w:ilvl w:val="0"/>
          <w:numId w:val="3"/>
        </w:numPr>
        <w:suppressLineNumbers w:val="0"/>
        <w:spacing w:before="0" w:beforeAutospacing="1" w:after="0" w:afterAutospacing="1"/>
        <w:ind w:left="720" w:hanging="360"/>
      </w:pPr>
      <w:r>
        <w:t xml:space="preserve">输出总匹配数量。 </w:t>
      </w:r>
    </w:p>
    <w:p w14:paraId="295EA314">
      <w:pPr>
        <w:pStyle w:val="6"/>
        <w:keepNext w:val="0"/>
        <w:keepLines w:val="0"/>
        <w:widowControl/>
        <w:suppressLineNumbers w:val="0"/>
      </w:pPr>
      <w:r>
        <w:t>需要提交：</w:t>
      </w:r>
    </w:p>
    <w:p w14:paraId="1431B001">
      <w:pPr>
        <w:keepNext w:val="0"/>
        <w:keepLines w:val="0"/>
        <w:widowControl/>
        <w:numPr>
          <w:ilvl w:val="0"/>
          <w:numId w:val="4"/>
        </w:numPr>
        <w:suppressLineNumbers w:val="0"/>
        <w:spacing w:before="0" w:beforeAutospacing="1" w:after="0" w:afterAutospacing="1"/>
        <w:ind w:left="720" w:hanging="360"/>
      </w:pPr>
      <w:r>
        <w:t xml:space="preserve">ORB 初始匹配图； </w:t>
      </w:r>
    </w:p>
    <w:p w14:paraId="53040D5E">
      <w:pPr>
        <w:keepNext w:val="0"/>
        <w:keepLines w:val="0"/>
        <w:widowControl/>
        <w:numPr>
          <w:ilvl w:val="0"/>
          <w:numId w:val="4"/>
        </w:numPr>
        <w:suppressLineNumbers w:val="0"/>
        <w:spacing w:before="0" w:beforeAutospacing="1" w:after="0" w:afterAutospacing="1"/>
        <w:ind w:left="720" w:hanging="360"/>
      </w:pPr>
      <w:r>
        <w:t xml:space="preserve">总匹配数量； </w:t>
      </w:r>
    </w:p>
    <w:p w14:paraId="24B8B03D">
      <w:pPr>
        <w:keepNext w:val="0"/>
        <w:keepLines w:val="0"/>
        <w:widowControl/>
        <w:numPr>
          <w:ilvl w:val="0"/>
          <w:numId w:val="4"/>
        </w:numPr>
        <w:suppressLineNumbers w:val="0"/>
        <w:spacing w:before="0" w:beforeAutospacing="1" w:after="0" w:afterAutospacing="1"/>
        <w:ind w:left="720" w:hanging="360"/>
      </w:pPr>
      <w:r>
        <w:t xml:space="preserve">前 30 或前 50 个匹配的可视化结果。 </w:t>
      </w:r>
    </w:p>
    <w:p w14:paraId="5D82A14B">
      <w:r>
        <w:rPr>
          <w:color w:val="0000FF"/>
        </w:rPr>
        <w:t>ORB 初始匹配图</w:t>
      </w:r>
      <w:r>
        <w:rPr>
          <w:rFonts w:hint="eastAsia"/>
          <w:color w:val="0000FF"/>
          <w:lang w:eastAsia="zh-CN"/>
        </w:rPr>
        <w:t>：</w:t>
      </w:r>
      <w:r>
        <w:rPr>
          <w:rFonts w:hint="eastAsia"/>
          <w:color w:val="0000FF"/>
          <w:lang w:eastAsia="zh-CN"/>
        </w:rPr>
        <w:br w:type="textWrapping"/>
      </w:r>
      <w:r>
        <w:drawing>
          <wp:inline distT="0" distB="0" distL="114300" distR="114300">
            <wp:extent cx="2879725" cy="1400175"/>
            <wp:effectExtent l="0" t="0" r="127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2879725" cy="1400175"/>
                    </a:xfrm>
                    <a:prstGeom prst="rect">
                      <a:avLst/>
                    </a:prstGeom>
                    <a:noFill/>
                    <a:ln>
                      <a:noFill/>
                    </a:ln>
                  </pic:spPr>
                </pic:pic>
              </a:graphicData>
            </a:graphic>
          </wp:inline>
        </w:drawing>
      </w:r>
    </w:p>
    <w:p w14:paraId="6610FCC9"/>
    <w:p w14:paraId="22866890">
      <w:pPr>
        <w:rPr>
          <w:rFonts w:hint="default"/>
          <w:color w:val="0000FF"/>
          <w:lang w:val="en-US" w:eastAsia="zh-CN"/>
        </w:rPr>
      </w:pPr>
      <w:r>
        <w:rPr>
          <w:rFonts w:hint="eastAsia"/>
          <w:color w:val="0000FF"/>
        </w:rPr>
        <w:t>总匹配数量</w:t>
      </w:r>
      <w:r>
        <w:rPr>
          <w:rFonts w:hint="eastAsia"/>
          <w:color w:val="0000FF"/>
          <w:lang w:eastAsia="zh-CN"/>
        </w:rPr>
        <w:t>：</w:t>
      </w:r>
      <w:r>
        <w:rPr>
          <w:rFonts w:hint="eastAsia"/>
          <w:color w:val="0000FF"/>
          <w:lang w:val="en-US" w:eastAsia="zh-CN"/>
        </w:rPr>
        <w:t>287个</w:t>
      </w:r>
    </w:p>
    <w:p w14:paraId="15F6C191">
      <w:pPr>
        <w:rPr>
          <w:rFonts w:hint="eastAsia"/>
          <w:color w:val="0000FF"/>
        </w:rPr>
      </w:pPr>
    </w:p>
    <w:p w14:paraId="542926B5">
      <w:pPr>
        <w:rPr>
          <w:rFonts w:hint="eastAsia"/>
          <w:color w:val="0000FF"/>
          <w:lang w:eastAsia="zh-CN"/>
        </w:rPr>
      </w:pPr>
      <w:r>
        <w:rPr>
          <w:color w:val="0000FF"/>
        </w:rPr>
        <w:t>前50个匹配的可视化结果</w:t>
      </w:r>
      <w:r>
        <w:rPr>
          <w:rFonts w:hint="eastAsia"/>
          <w:color w:val="0000FF"/>
          <w:lang w:eastAsia="zh-CN"/>
        </w:rPr>
        <w:t>：</w:t>
      </w:r>
    </w:p>
    <w:p w14:paraId="42A98C6D">
      <w:r>
        <w:drawing>
          <wp:inline distT="0" distB="0" distL="114300" distR="114300">
            <wp:extent cx="2879725" cy="1448435"/>
            <wp:effectExtent l="0" t="0" r="1270"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2879725" cy="1448435"/>
                    </a:xfrm>
                    <a:prstGeom prst="rect">
                      <a:avLst/>
                    </a:prstGeom>
                    <a:noFill/>
                    <a:ln>
                      <a:noFill/>
                    </a:ln>
                  </pic:spPr>
                </pic:pic>
              </a:graphicData>
            </a:graphic>
          </wp:inline>
        </w:drawing>
      </w:r>
    </w:p>
    <w:p w14:paraId="5A1769E2"/>
    <w:p w14:paraId="704F1D4C">
      <w:pPr>
        <w:pStyle w:val="3"/>
        <w:keepNext w:val="0"/>
        <w:keepLines w:val="0"/>
        <w:widowControl/>
        <w:suppressLineNumbers w:val="0"/>
      </w:pPr>
      <w:r>
        <w:t xml:space="preserve">任务 </w:t>
      </w:r>
      <w:r>
        <w:rPr>
          <w:rFonts w:hint="eastAsia"/>
          <w:lang w:val="en-US" w:eastAsia="zh-CN"/>
        </w:rPr>
        <w:t>3</w:t>
      </w:r>
      <w:r>
        <w:t>：RANSAC 剔除错误匹配</w:t>
      </w:r>
    </w:p>
    <w:p w14:paraId="469B0632">
      <w:pPr>
        <w:pStyle w:val="6"/>
        <w:keepNext w:val="0"/>
        <w:keepLines w:val="0"/>
        <w:widowControl/>
        <w:suppressLineNumbers w:val="0"/>
      </w:pPr>
      <w:r>
        <w:t>使用匹配点估计单应矩阵 Homography，并利用 RANSAC 剔除错误匹配。</w:t>
      </w:r>
    </w:p>
    <w:p w14:paraId="2FFC4FF4">
      <w:pPr>
        <w:pStyle w:val="6"/>
        <w:keepNext w:val="0"/>
        <w:keepLines w:val="0"/>
        <w:widowControl/>
        <w:suppressLineNumbers w:val="0"/>
      </w:pPr>
      <w:r>
        <w:t>要求：</w:t>
      </w:r>
    </w:p>
    <w:p w14:paraId="7D671217">
      <w:pPr>
        <w:keepNext w:val="0"/>
        <w:keepLines w:val="0"/>
        <w:widowControl/>
        <w:numPr>
          <w:ilvl w:val="0"/>
          <w:numId w:val="5"/>
        </w:numPr>
        <w:suppressLineNumbers w:val="0"/>
        <w:spacing w:before="0" w:beforeAutospacing="1" w:after="0" w:afterAutospacing="1"/>
        <w:ind w:left="720" w:hanging="360"/>
      </w:pPr>
      <w:r>
        <w:t xml:space="preserve">从匹配结果中提取两幅图像中的对应点坐标； </w:t>
      </w:r>
    </w:p>
    <w:p w14:paraId="49B25043">
      <w:pPr>
        <w:keepNext w:val="0"/>
        <w:keepLines w:val="0"/>
        <w:widowControl/>
        <w:numPr>
          <w:ilvl w:val="0"/>
          <w:numId w:val="5"/>
        </w:numPr>
        <w:suppressLineNumbers w:val="0"/>
        <w:spacing w:before="0" w:beforeAutospacing="1" w:after="0" w:afterAutospacing="1"/>
        <w:ind w:left="720" w:hanging="360"/>
      </w:pPr>
      <w:r>
        <w:t xml:space="preserve">使用 </w:t>
      </w:r>
      <w:r>
        <w:rPr>
          <w:rStyle w:val="10"/>
        </w:rPr>
        <w:t>cv2.findHomography()</w:t>
      </w:r>
      <w:r>
        <w:t xml:space="preserve">； </w:t>
      </w:r>
    </w:p>
    <w:p w14:paraId="3979CE38">
      <w:pPr>
        <w:keepNext w:val="0"/>
        <w:keepLines w:val="0"/>
        <w:widowControl/>
        <w:numPr>
          <w:ilvl w:val="0"/>
          <w:numId w:val="5"/>
        </w:numPr>
        <w:suppressLineNumbers w:val="0"/>
        <w:spacing w:before="0" w:beforeAutospacing="1" w:after="0" w:afterAutospacing="1"/>
        <w:ind w:left="720" w:hanging="360"/>
      </w:pPr>
      <w:r>
        <w:t xml:space="preserve">方法选择 </w:t>
      </w:r>
      <w:r>
        <w:rPr>
          <w:rStyle w:val="10"/>
        </w:rPr>
        <w:t>cv2.RANSAC</w:t>
      </w:r>
      <w:r>
        <w:t xml:space="preserve">； </w:t>
      </w:r>
    </w:p>
    <w:p w14:paraId="04F8680E">
      <w:pPr>
        <w:keepNext w:val="0"/>
        <w:keepLines w:val="0"/>
        <w:widowControl/>
        <w:numPr>
          <w:ilvl w:val="0"/>
          <w:numId w:val="5"/>
        </w:numPr>
        <w:suppressLineNumbers w:val="0"/>
        <w:spacing w:before="0" w:beforeAutospacing="1" w:after="0" w:afterAutospacing="1"/>
        <w:ind w:left="720" w:hanging="360"/>
      </w:pPr>
      <w:r>
        <w:t xml:space="preserve">设置合适的重投影误差阈值，例如 </w:t>
      </w:r>
      <w:r>
        <w:rPr>
          <w:rStyle w:val="10"/>
        </w:rPr>
        <w:t>5.0</w:t>
      </w:r>
      <w:r>
        <w:t xml:space="preserve">； </w:t>
      </w:r>
    </w:p>
    <w:p w14:paraId="2C8E789C">
      <w:pPr>
        <w:keepNext w:val="0"/>
        <w:keepLines w:val="0"/>
        <w:widowControl/>
        <w:numPr>
          <w:ilvl w:val="0"/>
          <w:numId w:val="5"/>
        </w:numPr>
        <w:suppressLineNumbers w:val="0"/>
        <w:spacing w:before="0" w:beforeAutospacing="1" w:after="0" w:afterAutospacing="1"/>
        <w:ind w:left="720" w:hanging="360"/>
      </w:pPr>
      <w:r>
        <w:t xml:space="preserve">根据返回的 </w:t>
      </w:r>
      <w:r>
        <w:rPr>
          <w:rStyle w:val="10"/>
        </w:rPr>
        <w:t>mask</w:t>
      </w:r>
      <w:r>
        <w:t xml:space="preserve"> 显示 RANSAC 后的内点匹配； </w:t>
      </w:r>
    </w:p>
    <w:p w14:paraId="2A172E4F">
      <w:pPr>
        <w:keepNext w:val="0"/>
        <w:keepLines w:val="0"/>
        <w:widowControl/>
        <w:numPr>
          <w:ilvl w:val="0"/>
          <w:numId w:val="5"/>
        </w:numPr>
        <w:suppressLineNumbers w:val="0"/>
        <w:spacing w:before="0" w:beforeAutospacing="1" w:after="0" w:afterAutospacing="1"/>
        <w:ind w:left="720" w:hanging="360"/>
      </w:pPr>
      <w:r>
        <w:t xml:space="preserve">输出内点数量、总匹配数量和内点比例。 </w:t>
      </w:r>
    </w:p>
    <w:p w14:paraId="1C1FCA34">
      <w:pPr>
        <w:pStyle w:val="6"/>
        <w:keepNext w:val="0"/>
        <w:keepLines w:val="0"/>
        <w:widowControl/>
        <w:suppressLineNumbers w:val="0"/>
      </w:pPr>
      <w:r>
        <w:t>需要提交：</w:t>
      </w:r>
    </w:p>
    <w:p w14:paraId="23320D43">
      <w:pPr>
        <w:keepNext w:val="0"/>
        <w:keepLines w:val="0"/>
        <w:widowControl/>
        <w:numPr>
          <w:ilvl w:val="0"/>
          <w:numId w:val="6"/>
        </w:numPr>
        <w:suppressLineNumbers w:val="0"/>
        <w:spacing w:before="0" w:beforeAutospacing="1" w:after="0" w:afterAutospacing="1"/>
        <w:ind w:left="720" w:hanging="360"/>
      </w:pPr>
      <w:r>
        <w:t xml:space="preserve">RANSAC 后的匹配图； </w:t>
      </w:r>
    </w:p>
    <w:p w14:paraId="55F88F74">
      <w:pPr>
        <w:keepNext w:val="0"/>
        <w:keepLines w:val="0"/>
        <w:widowControl/>
        <w:numPr>
          <w:ilvl w:val="0"/>
          <w:numId w:val="6"/>
        </w:numPr>
        <w:suppressLineNumbers w:val="0"/>
        <w:spacing w:before="0" w:beforeAutospacing="1" w:after="0" w:afterAutospacing="1"/>
        <w:ind w:left="720" w:hanging="360"/>
      </w:pPr>
      <w:r>
        <w:t xml:space="preserve">Homography 矩阵； </w:t>
      </w:r>
    </w:p>
    <w:p w14:paraId="57B85A0A">
      <w:pPr>
        <w:keepNext w:val="0"/>
        <w:keepLines w:val="0"/>
        <w:widowControl/>
        <w:numPr>
          <w:ilvl w:val="0"/>
          <w:numId w:val="6"/>
        </w:numPr>
        <w:suppressLineNumbers w:val="0"/>
        <w:spacing w:before="0" w:beforeAutospacing="1" w:after="0" w:afterAutospacing="1"/>
        <w:ind w:left="720" w:hanging="360"/>
      </w:pPr>
      <w:r>
        <w:t xml:space="preserve">总匹配数量； </w:t>
      </w:r>
    </w:p>
    <w:p w14:paraId="33E74E44">
      <w:pPr>
        <w:keepNext w:val="0"/>
        <w:keepLines w:val="0"/>
        <w:widowControl/>
        <w:numPr>
          <w:ilvl w:val="0"/>
          <w:numId w:val="6"/>
        </w:numPr>
        <w:suppressLineNumbers w:val="0"/>
        <w:spacing w:before="0" w:beforeAutospacing="1" w:after="0" w:afterAutospacing="1"/>
        <w:ind w:left="720" w:hanging="360"/>
      </w:pPr>
      <w:r>
        <w:t xml:space="preserve">RANSAC 内点数量； </w:t>
      </w:r>
    </w:p>
    <w:p w14:paraId="410DAD75">
      <w:pPr>
        <w:keepNext w:val="0"/>
        <w:keepLines w:val="0"/>
        <w:widowControl/>
        <w:numPr>
          <w:ilvl w:val="0"/>
          <w:numId w:val="6"/>
        </w:numPr>
        <w:suppressLineNumbers w:val="0"/>
        <w:spacing w:before="0" w:beforeAutospacing="1" w:after="0" w:afterAutospacing="1"/>
        <w:ind w:left="720" w:hanging="360"/>
      </w:pPr>
      <w:r>
        <w:t xml:space="preserve">内点比例。 </w:t>
      </w:r>
    </w:p>
    <w:p w14:paraId="6EA5C7B2">
      <w:pPr>
        <w:pStyle w:val="6"/>
        <w:keepNext w:val="0"/>
        <w:keepLines w:val="0"/>
        <w:widowControl/>
        <w:suppressLineNumbers w:val="0"/>
      </w:pPr>
      <w:r>
        <w:t>内点比例计算方式：</w:t>
      </w:r>
    </w:p>
    <w:p w14:paraId="6EFFD836">
      <w:pPr>
        <w:pStyle w:val="6"/>
        <w:keepNext w:val="0"/>
        <w:keepLines w:val="0"/>
        <w:widowControl/>
        <w:suppressLineNumbers w:val="0"/>
      </w:pPr>
      <w:r>
        <w:rPr>
          <w:rFonts w:ascii="宋体" w:hAnsi="宋体" w:eastAsia="宋体" w:cs="宋体"/>
          <w:kern w:val="0"/>
          <w:sz w:val="24"/>
          <w:szCs w:val="24"/>
          <w:lang w:val="en-US" w:eastAsia="zh-CN" w:bidi="ar"/>
        </w:rPr>
        <w:t>inlier_ratio = number_of_inliers / number_of_matches</w:t>
      </w:r>
    </w:p>
    <w:p w14:paraId="09B9C965">
      <w:pPr>
        <w:rPr>
          <w:rFonts w:hint="eastAsia"/>
          <w:color w:val="0000FF"/>
          <w:lang w:eastAsia="zh-CN"/>
        </w:rPr>
      </w:pPr>
      <w:r>
        <w:rPr>
          <w:color w:val="0000FF"/>
        </w:rPr>
        <w:t>RANSAC 后的匹配图</w:t>
      </w:r>
      <w:r>
        <w:rPr>
          <w:rFonts w:hint="eastAsia"/>
          <w:color w:val="0000FF"/>
          <w:lang w:eastAsia="zh-CN"/>
        </w:rPr>
        <w:t>：</w:t>
      </w:r>
    </w:p>
    <w:p w14:paraId="56C0EB16">
      <w:pPr>
        <w:rPr>
          <w:rFonts w:hint="eastAsia"/>
          <w:color w:val="0000FF"/>
          <w:lang w:eastAsia="zh-CN"/>
        </w:rPr>
      </w:pPr>
      <w:r>
        <w:drawing>
          <wp:inline distT="0" distB="0" distL="114300" distR="114300">
            <wp:extent cx="2879725" cy="1362710"/>
            <wp:effectExtent l="0" t="0" r="127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2879725" cy="1362710"/>
                    </a:xfrm>
                    <a:prstGeom prst="rect">
                      <a:avLst/>
                    </a:prstGeom>
                    <a:noFill/>
                    <a:ln>
                      <a:noFill/>
                    </a:ln>
                  </pic:spPr>
                </pic:pic>
              </a:graphicData>
            </a:graphic>
          </wp:inline>
        </w:drawing>
      </w:r>
    </w:p>
    <w:p w14:paraId="77BC3753">
      <w:pPr>
        <w:rPr>
          <w:rFonts w:hint="eastAsia"/>
          <w:lang w:eastAsia="zh-CN"/>
        </w:rPr>
      </w:pPr>
    </w:p>
    <w:p w14:paraId="037D37A2">
      <w:pPr>
        <w:rPr>
          <w:rFonts w:hint="eastAsia"/>
          <w:color w:val="0000FF"/>
          <w:lang w:eastAsia="zh-CN"/>
        </w:rPr>
      </w:pPr>
      <w:r>
        <w:rPr>
          <w:color w:val="0000FF"/>
        </w:rPr>
        <w:t>Homography 矩阵</w:t>
      </w:r>
      <w:r>
        <w:rPr>
          <w:rFonts w:hint="eastAsia"/>
          <w:color w:val="0000FF"/>
          <w:lang w:eastAsia="zh-CN"/>
        </w:rPr>
        <w:t>：</w:t>
      </w:r>
    </w:p>
    <w:p w14:paraId="65FC77CD">
      <w:pPr>
        <w:rPr>
          <w:rFonts w:hint="eastAsia"/>
          <w:color w:val="0000FF"/>
          <w:lang w:eastAsia="zh-CN"/>
        </w:rPr>
      </w:pPr>
      <w:r>
        <w:rPr>
          <w:rFonts w:hint="eastAsia"/>
          <w:color w:val="0000FF"/>
          <w:lang w:eastAsia="zh-CN"/>
        </w:rPr>
        <w:t xml:space="preserve">[ 4.290000e-01 </w:t>
      </w:r>
      <w:r>
        <w:rPr>
          <w:rFonts w:hint="eastAsia"/>
          <w:color w:val="0000FF"/>
          <w:lang w:val="en-US" w:eastAsia="zh-CN"/>
        </w:rPr>
        <w:t xml:space="preserve"> </w:t>
      </w:r>
      <w:r>
        <w:rPr>
          <w:rFonts w:hint="eastAsia"/>
          <w:color w:val="0000FF"/>
          <w:lang w:eastAsia="zh-CN"/>
        </w:rPr>
        <w:t>-1.390000e-01  1.186133e+02]</w:t>
      </w:r>
    </w:p>
    <w:p w14:paraId="12EAFB4C">
      <w:pPr>
        <w:rPr>
          <w:rFonts w:hint="eastAsia"/>
          <w:color w:val="0000FF"/>
          <w:lang w:eastAsia="zh-CN"/>
        </w:rPr>
      </w:pPr>
      <w:r>
        <w:rPr>
          <w:rFonts w:hint="eastAsia"/>
          <w:color w:val="0000FF"/>
          <w:lang w:eastAsia="zh-CN"/>
        </w:rPr>
        <w:t xml:space="preserve">[-1.910000e-02  4.418000e-01  </w:t>
      </w:r>
      <w:r>
        <w:rPr>
          <w:rFonts w:hint="eastAsia"/>
          <w:color w:val="0000FF"/>
          <w:lang w:val="en-US" w:eastAsia="zh-CN"/>
        </w:rPr>
        <w:t xml:space="preserve"> </w:t>
      </w:r>
      <w:r>
        <w:rPr>
          <w:rFonts w:hint="eastAsia"/>
          <w:color w:val="0000FF"/>
          <w:lang w:eastAsia="zh-CN"/>
        </w:rPr>
        <w:t>1.608199e+02]</w:t>
      </w:r>
    </w:p>
    <w:p w14:paraId="3472E100">
      <w:pPr>
        <w:rPr>
          <w:rFonts w:hint="eastAsia"/>
          <w:color w:val="0000FF"/>
          <w:lang w:eastAsia="zh-CN"/>
        </w:rPr>
      </w:pPr>
      <w:r>
        <w:rPr>
          <w:rFonts w:hint="eastAsia"/>
          <w:color w:val="0000FF"/>
          <w:lang w:eastAsia="zh-CN"/>
        </w:rPr>
        <w:t xml:space="preserve">[-3.000000e-04 </w:t>
      </w:r>
      <w:r>
        <w:rPr>
          <w:rFonts w:hint="eastAsia"/>
          <w:color w:val="0000FF"/>
          <w:lang w:val="en-US" w:eastAsia="zh-CN"/>
        </w:rPr>
        <w:t xml:space="preserve"> </w:t>
      </w:r>
      <w:r>
        <w:rPr>
          <w:rFonts w:hint="eastAsia"/>
          <w:color w:val="0000FF"/>
          <w:lang w:eastAsia="zh-CN"/>
        </w:rPr>
        <w:t>-2.000000e-04  1.000000e+00]</w:t>
      </w:r>
    </w:p>
    <w:p w14:paraId="68FB41B9">
      <w:pPr>
        <w:rPr>
          <w:rFonts w:hint="eastAsia"/>
          <w:color w:val="0000FF"/>
          <w:lang w:eastAsia="zh-CN"/>
        </w:rPr>
      </w:pPr>
    </w:p>
    <w:p w14:paraId="20FB8AD2">
      <w:pPr>
        <w:rPr>
          <w:rFonts w:hint="eastAsia"/>
          <w:color w:val="0000FF"/>
          <w:lang w:val="en-US" w:eastAsia="zh-CN"/>
        </w:rPr>
      </w:pPr>
      <w:r>
        <w:rPr>
          <w:rFonts w:hint="eastAsia"/>
          <w:color w:val="0000FF"/>
          <w:lang w:eastAsia="zh-CN"/>
        </w:rPr>
        <w:t>总匹配数量：</w:t>
      </w:r>
      <w:r>
        <w:rPr>
          <w:rFonts w:hint="eastAsia"/>
          <w:color w:val="0000FF"/>
          <w:lang w:val="en-US" w:eastAsia="zh-CN"/>
        </w:rPr>
        <w:t>287</w:t>
      </w:r>
    </w:p>
    <w:p w14:paraId="6D679610">
      <w:pPr>
        <w:rPr>
          <w:rFonts w:hint="eastAsia"/>
          <w:color w:val="0000FF"/>
          <w:lang w:val="en-US" w:eastAsia="zh-CN"/>
        </w:rPr>
      </w:pPr>
    </w:p>
    <w:p w14:paraId="7440E9F2">
      <w:pPr>
        <w:rPr>
          <w:rFonts w:hint="eastAsia"/>
          <w:color w:val="0000FF"/>
          <w:lang w:val="en-US" w:eastAsia="zh-CN"/>
        </w:rPr>
      </w:pPr>
      <w:r>
        <w:rPr>
          <w:rFonts w:hint="default"/>
          <w:color w:val="0000FF"/>
          <w:lang w:val="en-US" w:eastAsia="zh-CN"/>
        </w:rPr>
        <w:t>RANSAC 内点数量</w:t>
      </w:r>
      <w:r>
        <w:rPr>
          <w:rFonts w:hint="eastAsia"/>
          <w:color w:val="0000FF"/>
          <w:lang w:val="en-US" w:eastAsia="zh-CN"/>
        </w:rPr>
        <w:t>：52</w:t>
      </w:r>
    </w:p>
    <w:p w14:paraId="69E28420">
      <w:pPr>
        <w:rPr>
          <w:rFonts w:hint="eastAsia"/>
          <w:color w:val="0000FF"/>
          <w:lang w:val="en-US" w:eastAsia="zh-CN"/>
        </w:rPr>
      </w:pPr>
    </w:p>
    <w:p w14:paraId="7146E4CE">
      <w:pPr>
        <w:rPr>
          <w:rFonts w:hint="default"/>
          <w:color w:val="0000FF"/>
          <w:lang w:val="en-US" w:eastAsia="zh-CN"/>
        </w:rPr>
      </w:pPr>
      <w:r>
        <w:rPr>
          <w:rFonts w:hint="default"/>
          <w:color w:val="0000FF"/>
          <w:lang w:val="en-US" w:eastAsia="zh-CN"/>
        </w:rPr>
        <w:t>内点比例</w:t>
      </w:r>
      <w:r>
        <w:rPr>
          <w:rFonts w:hint="eastAsia"/>
          <w:color w:val="0000FF"/>
          <w:lang w:val="en-US" w:eastAsia="zh-CN"/>
        </w:rPr>
        <w:t>：18.12%</w:t>
      </w:r>
    </w:p>
    <w:p w14:paraId="5FC845B0">
      <w:pPr>
        <w:rPr>
          <w:rFonts w:hint="eastAsia"/>
        </w:rPr>
      </w:pPr>
    </w:p>
    <w:p w14:paraId="319AC103">
      <w:pPr>
        <w:pStyle w:val="3"/>
        <w:keepNext w:val="0"/>
        <w:keepLines w:val="0"/>
        <w:widowControl/>
        <w:suppressLineNumbers w:val="0"/>
      </w:pPr>
      <w:r>
        <w:t xml:space="preserve">任务 </w:t>
      </w:r>
      <w:r>
        <w:rPr>
          <w:rFonts w:hint="eastAsia"/>
          <w:lang w:val="en-US" w:eastAsia="zh-CN"/>
        </w:rPr>
        <w:t>4</w:t>
      </w:r>
      <w:r>
        <w:t>：目标定位</w:t>
      </w:r>
    </w:p>
    <w:p w14:paraId="34A1B827">
      <w:pPr>
        <w:pStyle w:val="6"/>
        <w:keepNext w:val="0"/>
        <w:keepLines w:val="0"/>
        <w:widowControl/>
        <w:suppressLineNumbers w:val="0"/>
      </w:pPr>
      <w:r>
        <w:t xml:space="preserve">使用估计出的 Homography，将 </w:t>
      </w:r>
      <w:r>
        <w:rPr>
          <w:rStyle w:val="10"/>
        </w:rPr>
        <w:t>box.png</w:t>
      </w:r>
      <w:r>
        <w:t xml:space="preserve"> 的四个角点投影到 </w:t>
      </w:r>
      <w:r>
        <w:rPr>
          <w:rStyle w:val="10"/>
        </w:rPr>
        <w:t>box_in_scene.png</w:t>
      </w:r>
      <w:r>
        <w:t xml:space="preserve"> 中，并画出目标物体的位置。</w:t>
      </w:r>
    </w:p>
    <w:p w14:paraId="7ACD83CA">
      <w:pPr>
        <w:pStyle w:val="6"/>
        <w:keepNext w:val="0"/>
        <w:keepLines w:val="0"/>
        <w:widowControl/>
        <w:suppressLineNumbers w:val="0"/>
      </w:pPr>
      <w:r>
        <w:t>要求：</w:t>
      </w:r>
    </w:p>
    <w:p w14:paraId="5DC1E3DA">
      <w:pPr>
        <w:keepNext w:val="0"/>
        <w:keepLines w:val="0"/>
        <w:widowControl/>
        <w:numPr>
          <w:ilvl w:val="0"/>
          <w:numId w:val="7"/>
        </w:numPr>
        <w:suppressLineNumbers w:val="0"/>
        <w:spacing w:before="0" w:beforeAutospacing="1" w:after="0" w:afterAutospacing="1"/>
        <w:ind w:left="720" w:hanging="360"/>
      </w:pPr>
      <w:r>
        <w:t xml:space="preserve">获取 </w:t>
      </w:r>
      <w:r>
        <w:rPr>
          <w:rStyle w:val="10"/>
        </w:rPr>
        <w:t>box.png</w:t>
      </w:r>
      <w:r>
        <w:t xml:space="preserve"> 的四个角点； </w:t>
      </w:r>
    </w:p>
    <w:p w14:paraId="39919E11">
      <w:pPr>
        <w:keepNext w:val="0"/>
        <w:keepLines w:val="0"/>
        <w:widowControl/>
        <w:numPr>
          <w:ilvl w:val="0"/>
          <w:numId w:val="7"/>
        </w:numPr>
        <w:suppressLineNumbers w:val="0"/>
        <w:spacing w:before="0" w:beforeAutospacing="1" w:after="0" w:afterAutospacing="1"/>
        <w:ind w:left="720" w:hanging="360"/>
      </w:pPr>
      <w:r>
        <w:t xml:space="preserve">使用 </w:t>
      </w:r>
      <w:r>
        <w:rPr>
          <w:rStyle w:val="10"/>
        </w:rPr>
        <w:t>cv2.perspectiveTransform()</w:t>
      </w:r>
      <w:r>
        <w:t xml:space="preserve"> 进行角点投影； </w:t>
      </w:r>
    </w:p>
    <w:p w14:paraId="092C7EFD">
      <w:pPr>
        <w:keepNext w:val="0"/>
        <w:keepLines w:val="0"/>
        <w:widowControl/>
        <w:numPr>
          <w:ilvl w:val="0"/>
          <w:numId w:val="7"/>
        </w:numPr>
        <w:suppressLineNumbers w:val="0"/>
        <w:spacing w:before="0" w:beforeAutospacing="1" w:after="0" w:afterAutospacing="1"/>
        <w:ind w:left="720" w:hanging="360"/>
      </w:pPr>
      <w:r>
        <w:t xml:space="preserve">使用 </w:t>
      </w:r>
      <w:r>
        <w:rPr>
          <w:rStyle w:val="10"/>
        </w:rPr>
        <w:t>cv2.polylines()</w:t>
      </w:r>
      <w:r>
        <w:t xml:space="preserve"> 在场景图中画出四边形边框； </w:t>
      </w:r>
    </w:p>
    <w:p w14:paraId="4B24A261">
      <w:pPr>
        <w:keepNext w:val="0"/>
        <w:keepLines w:val="0"/>
        <w:widowControl/>
        <w:numPr>
          <w:ilvl w:val="0"/>
          <w:numId w:val="7"/>
        </w:numPr>
        <w:suppressLineNumbers w:val="0"/>
        <w:spacing w:before="0" w:beforeAutospacing="1" w:after="0" w:afterAutospacing="1"/>
        <w:ind w:left="720" w:hanging="360"/>
      </w:pPr>
      <w:r>
        <w:t xml:space="preserve">显示最终目标定位结果。 </w:t>
      </w:r>
    </w:p>
    <w:p w14:paraId="3EBA95EC">
      <w:pPr>
        <w:pStyle w:val="6"/>
        <w:keepNext w:val="0"/>
        <w:keepLines w:val="0"/>
        <w:widowControl/>
        <w:suppressLineNumbers w:val="0"/>
      </w:pPr>
      <w:r>
        <w:t>需要提交：</w:t>
      </w:r>
    </w:p>
    <w:p w14:paraId="77F8E458">
      <w:pPr>
        <w:keepNext w:val="0"/>
        <w:keepLines w:val="0"/>
        <w:widowControl/>
        <w:numPr>
          <w:ilvl w:val="0"/>
          <w:numId w:val="8"/>
        </w:numPr>
        <w:suppressLineNumbers w:val="0"/>
        <w:spacing w:before="0" w:beforeAutospacing="1" w:after="0" w:afterAutospacing="1"/>
        <w:ind w:left="720" w:hanging="360"/>
      </w:pPr>
      <w:r>
        <w:t xml:space="preserve">在 </w:t>
      </w:r>
      <w:r>
        <w:rPr>
          <w:rStyle w:val="10"/>
        </w:rPr>
        <w:t>box_in_scene.png</w:t>
      </w:r>
      <w:r>
        <w:t xml:space="preserve"> 中画出目标边框的结果图； </w:t>
      </w:r>
    </w:p>
    <w:p w14:paraId="270FBB67">
      <w:r>
        <w:t>简要说明定位是否成功。</w:t>
      </w:r>
    </w:p>
    <w:p w14:paraId="73706156"/>
    <w:p w14:paraId="1475F3A5">
      <w:pPr>
        <w:rPr>
          <w:rFonts w:hint="eastAsia" w:eastAsia="宋体"/>
          <w:color w:val="0000FF"/>
          <w:lang w:eastAsia="zh-CN"/>
        </w:rPr>
      </w:pPr>
      <w:r>
        <w:rPr>
          <w:color w:val="0000FF"/>
        </w:rPr>
        <w:t>在 box_in_scene.png 中画出目标边框的结果图</w:t>
      </w:r>
      <w:r>
        <w:rPr>
          <w:rFonts w:hint="eastAsia"/>
          <w:color w:val="0000FF"/>
          <w:lang w:eastAsia="zh-CN"/>
        </w:rPr>
        <w:t>：</w:t>
      </w:r>
    </w:p>
    <w:p w14:paraId="1EF433B1">
      <w:r>
        <w:drawing>
          <wp:inline distT="0" distB="0" distL="114300" distR="114300">
            <wp:extent cx="2879725" cy="2183765"/>
            <wp:effectExtent l="0" t="0" r="1270" b="381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0"/>
                    <a:stretch>
                      <a:fillRect/>
                    </a:stretch>
                  </pic:blipFill>
                  <pic:spPr>
                    <a:xfrm>
                      <a:off x="0" y="0"/>
                      <a:ext cx="2879725" cy="2183765"/>
                    </a:xfrm>
                    <a:prstGeom prst="rect">
                      <a:avLst/>
                    </a:prstGeom>
                    <a:noFill/>
                    <a:ln>
                      <a:noFill/>
                    </a:ln>
                  </pic:spPr>
                </pic:pic>
              </a:graphicData>
            </a:graphic>
          </wp:inline>
        </w:drawing>
      </w:r>
    </w:p>
    <w:p w14:paraId="2F2C8967">
      <w:pPr>
        <w:ind w:firstLine="420" w:firstLineChars="0"/>
        <w:rPr>
          <w:color w:val="0000FF"/>
        </w:rPr>
      </w:pPr>
      <w:r>
        <w:rPr>
          <w:color w:val="0000FF"/>
        </w:rPr>
        <w:t>定位非常成功！通过观察生成的</w:t>
      </w:r>
      <w:r>
        <w:rPr>
          <w:rFonts w:hint="eastAsia"/>
          <w:color w:val="0000FF"/>
          <w:lang w:val="en-US" w:eastAsia="zh-CN"/>
        </w:rPr>
        <w:t>边框图</w:t>
      </w:r>
      <w:r>
        <w:rPr>
          <w:color w:val="0000FF"/>
        </w:rPr>
        <w:t>可以看到，绿色四边形准确无误地框出了场景中平躺的饼干盒。边框不仅位置</w:t>
      </w:r>
      <w:r>
        <w:rPr>
          <w:rFonts w:hint="eastAsia"/>
          <w:color w:val="0000FF"/>
          <w:lang w:val="en-US" w:eastAsia="zh-CN"/>
        </w:rPr>
        <w:t>近乎</w:t>
      </w:r>
      <w:r>
        <w:rPr>
          <w:color w:val="0000FF"/>
        </w:rPr>
        <w:t>完全贴合，而且随着目标物体在3D空间中的倾斜和透视形变，绿色的追踪框也发生了相应的透视形变</w:t>
      </w:r>
      <w:r>
        <w:rPr>
          <w:rFonts w:hint="eastAsia"/>
          <w:color w:val="0000FF"/>
          <w:lang w:eastAsia="zh-CN"/>
        </w:rPr>
        <w:t>，</w:t>
      </w:r>
      <w:r>
        <w:rPr>
          <w:rFonts w:hint="eastAsia"/>
          <w:color w:val="0000FF"/>
          <w:lang w:val="en-US" w:eastAsia="zh-CN"/>
        </w:rPr>
        <w:t>即</w:t>
      </w:r>
      <w:r>
        <w:rPr>
          <w:color w:val="0000FF"/>
        </w:rPr>
        <w:t>从矩形变成了不规则四边形。这证明了基于ORB特征匹配结合RANSAC算法求解的Homography矩阵是非常精准且具有强鲁棒性的。</w:t>
      </w:r>
    </w:p>
    <w:p w14:paraId="34BE8AF8"/>
    <w:p w14:paraId="45D281B3">
      <w:pPr>
        <w:pStyle w:val="3"/>
        <w:keepNext w:val="0"/>
        <w:keepLines w:val="0"/>
        <w:widowControl/>
        <w:suppressLineNumbers w:val="0"/>
      </w:pPr>
      <w:r>
        <w:t xml:space="preserve">任务 </w:t>
      </w:r>
      <w:r>
        <w:rPr>
          <w:rFonts w:hint="eastAsia"/>
          <w:lang w:val="en-US" w:eastAsia="zh-CN"/>
        </w:rPr>
        <w:t>5</w:t>
      </w:r>
      <w:r>
        <w:t>：参数对比实验</w:t>
      </w:r>
    </w:p>
    <w:p w14:paraId="56E6569A">
      <w:pPr>
        <w:pStyle w:val="6"/>
        <w:keepNext w:val="0"/>
        <w:keepLines w:val="0"/>
        <w:widowControl/>
        <w:suppressLineNumbers w:val="0"/>
      </w:pPr>
      <w:r>
        <w:t xml:space="preserve">改变 ORB 的 </w:t>
      </w:r>
      <w:r>
        <w:rPr>
          <w:rStyle w:val="10"/>
        </w:rPr>
        <w:t>nfeatures</w:t>
      </w:r>
      <w:r>
        <w:t xml:space="preserve"> 参数，观察匹配效果变化。</w:t>
      </w:r>
    </w:p>
    <w:p w14:paraId="4B89F07E">
      <w:pPr>
        <w:pStyle w:val="6"/>
        <w:keepNext w:val="0"/>
        <w:keepLines w:val="0"/>
        <w:widowControl/>
        <w:suppressLineNumbers w:val="0"/>
      </w:pPr>
      <w:r>
        <w:t>至少测试以下三组参数：</w:t>
      </w:r>
    </w:p>
    <w:p w14:paraId="4B5BBE0D">
      <w:pPr>
        <w:keepNext w:val="0"/>
        <w:keepLines w:val="0"/>
        <w:widowControl/>
        <w:suppressLineNumbers w:val="0"/>
        <w:bidi w:val="0"/>
        <w:jc w:val="left"/>
      </w:pPr>
      <w:r>
        <w:rPr>
          <w:rFonts w:ascii="宋体" w:hAnsi="宋体" w:eastAsia="宋体" w:cs="宋体"/>
          <w:kern w:val="0"/>
          <w:sz w:val="24"/>
          <w:szCs w:val="24"/>
          <w:lang w:val="en-US" w:eastAsia="zh-CN" w:bidi="ar"/>
        </w:rPr>
        <w:t>nfeatures = 500</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nfeatures = 1000</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nfeatures = 2000</w:t>
      </w:r>
    </w:p>
    <w:p w14:paraId="68AE7CC7">
      <w:pPr>
        <w:pStyle w:val="6"/>
        <w:keepNext w:val="0"/>
        <w:keepLines w:val="0"/>
        <w:widowControl/>
        <w:suppressLineNumbers w:val="0"/>
      </w:pPr>
      <w:r>
        <w:t>对每组参数记录：</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4"/>
        <w:gridCol w:w="1415"/>
        <w:gridCol w:w="1415"/>
        <w:gridCol w:w="858"/>
        <w:gridCol w:w="1397"/>
        <w:gridCol w:w="957"/>
        <w:gridCol w:w="1190"/>
      </w:tblGrid>
      <w:tr w14:paraId="7EC48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7880289">
            <w:pPr>
              <w:keepNext w:val="0"/>
              <w:keepLines w:val="0"/>
              <w:widowControl/>
              <w:suppressLineNumbers w:val="0"/>
              <w:jc w:val="center"/>
              <w:rPr>
                <w:b/>
                <w:bCs/>
              </w:rPr>
            </w:pPr>
            <w:r>
              <w:rPr>
                <w:rFonts w:ascii="宋体" w:hAnsi="宋体" w:eastAsia="宋体" w:cs="宋体"/>
                <w:b/>
                <w:bCs/>
                <w:kern w:val="0"/>
                <w:sz w:val="24"/>
                <w:szCs w:val="24"/>
                <w:lang w:val="en-US" w:eastAsia="zh-CN" w:bidi="ar"/>
              </w:rPr>
              <w:t>nfeatures</w:t>
            </w:r>
          </w:p>
        </w:tc>
        <w:tc>
          <w:tcPr>
            <w:tcW w:w="0" w:type="auto"/>
            <w:shd w:val="clear" w:color="auto" w:fill="auto"/>
            <w:vAlign w:val="center"/>
          </w:tcPr>
          <w:p w14:paraId="38B96C05">
            <w:pPr>
              <w:keepNext w:val="0"/>
              <w:keepLines w:val="0"/>
              <w:widowControl/>
              <w:suppressLineNumbers w:val="0"/>
              <w:jc w:val="center"/>
              <w:rPr>
                <w:b/>
                <w:bCs/>
              </w:rPr>
            </w:pPr>
            <w:r>
              <w:rPr>
                <w:rFonts w:ascii="宋体" w:hAnsi="宋体" w:eastAsia="宋体" w:cs="宋体"/>
                <w:b/>
                <w:bCs/>
                <w:kern w:val="0"/>
                <w:sz w:val="24"/>
                <w:szCs w:val="24"/>
                <w:lang w:val="en-US" w:eastAsia="zh-CN" w:bidi="ar"/>
              </w:rPr>
              <w:t>模板图关键点数</w:t>
            </w:r>
          </w:p>
        </w:tc>
        <w:tc>
          <w:tcPr>
            <w:tcW w:w="0" w:type="auto"/>
            <w:shd w:val="clear" w:color="auto" w:fill="auto"/>
            <w:vAlign w:val="center"/>
          </w:tcPr>
          <w:p w14:paraId="080443A9">
            <w:pPr>
              <w:keepNext w:val="0"/>
              <w:keepLines w:val="0"/>
              <w:widowControl/>
              <w:suppressLineNumbers w:val="0"/>
              <w:jc w:val="center"/>
              <w:rPr>
                <w:b/>
                <w:bCs/>
              </w:rPr>
            </w:pPr>
            <w:r>
              <w:rPr>
                <w:rFonts w:ascii="宋体" w:hAnsi="宋体" w:eastAsia="宋体" w:cs="宋体"/>
                <w:b/>
                <w:bCs/>
                <w:kern w:val="0"/>
                <w:sz w:val="24"/>
                <w:szCs w:val="24"/>
                <w:lang w:val="en-US" w:eastAsia="zh-CN" w:bidi="ar"/>
              </w:rPr>
              <w:t>场景图关键点数</w:t>
            </w:r>
          </w:p>
        </w:tc>
        <w:tc>
          <w:tcPr>
            <w:tcW w:w="0" w:type="auto"/>
            <w:shd w:val="clear" w:color="auto" w:fill="auto"/>
            <w:vAlign w:val="center"/>
          </w:tcPr>
          <w:p w14:paraId="758F19A3">
            <w:pPr>
              <w:keepNext w:val="0"/>
              <w:keepLines w:val="0"/>
              <w:widowControl/>
              <w:suppressLineNumbers w:val="0"/>
              <w:jc w:val="center"/>
              <w:rPr>
                <w:b/>
                <w:bCs/>
              </w:rPr>
            </w:pPr>
            <w:r>
              <w:rPr>
                <w:rFonts w:ascii="宋体" w:hAnsi="宋体" w:eastAsia="宋体" w:cs="宋体"/>
                <w:b/>
                <w:bCs/>
                <w:kern w:val="0"/>
                <w:sz w:val="24"/>
                <w:szCs w:val="24"/>
                <w:lang w:val="en-US" w:eastAsia="zh-CN" w:bidi="ar"/>
              </w:rPr>
              <w:t>匹配数量</w:t>
            </w:r>
          </w:p>
        </w:tc>
        <w:tc>
          <w:tcPr>
            <w:tcW w:w="0" w:type="auto"/>
            <w:shd w:val="clear" w:color="auto" w:fill="auto"/>
            <w:vAlign w:val="center"/>
          </w:tcPr>
          <w:p w14:paraId="0033C745">
            <w:pPr>
              <w:keepNext w:val="0"/>
              <w:keepLines w:val="0"/>
              <w:widowControl/>
              <w:suppressLineNumbers w:val="0"/>
              <w:jc w:val="center"/>
              <w:rPr>
                <w:b/>
                <w:bCs/>
              </w:rPr>
            </w:pPr>
            <w:r>
              <w:rPr>
                <w:rFonts w:ascii="宋体" w:hAnsi="宋体" w:eastAsia="宋体" w:cs="宋体"/>
                <w:b/>
                <w:bCs/>
                <w:kern w:val="0"/>
                <w:sz w:val="24"/>
                <w:szCs w:val="24"/>
                <w:lang w:val="en-US" w:eastAsia="zh-CN" w:bidi="ar"/>
              </w:rPr>
              <w:t>RANSAC 内点数</w:t>
            </w:r>
          </w:p>
        </w:tc>
        <w:tc>
          <w:tcPr>
            <w:tcW w:w="0" w:type="auto"/>
            <w:shd w:val="clear" w:color="auto" w:fill="auto"/>
            <w:vAlign w:val="center"/>
          </w:tcPr>
          <w:p w14:paraId="6C02FAC0">
            <w:pPr>
              <w:keepNext w:val="0"/>
              <w:keepLines w:val="0"/>
              <w:widowControl/>
              <w:suppressLineNumbers w:val="0"/>
              <w:jc w:val="center"/>
              <w:rPr>
                <w:b/>
                <w:bCs/>
              </w:rPr>
            </w:pPr>
            <w:r>
              <w:rPr>
                <w:rFonts w:ascii="宋体" w:hAnsi="宋体" w:eastAsia="宋体" w:cs="宋体"/>
                <w:b/>
                <w:bCs/>
                <w:kern w:val="0"/>
                <w:sz w:val="24"/>
                <w:szCs w:val="24"/>
                <w:lang w:val="en-US" w:eastAsia="zh-CN" w:bidi="ar"/>
              </w:rPr>
              <w:t>内点比例</w:t>
            </w:r>
          </w:p>
        </w:tc>
        <w:tc>
          <w:tcPr>
            <w:tcW w:w="0" w:type="auto"/>
            <w:shd w:val="clear" w:color="auto" w:fill="auto"/>
            <w:vAlign w:val="center"/>
          </w:tcPr>
          <w:p w14:paraId="176C1EA9">
            <w:pPr>
              <w:keepNext w:val="0"/>
              <w:keepLines w:val="0"/>
              <w:widowControl/>
              <w:suppressLineNumbers w:val="0"/>
              <w:jc w:val="center"/>
              <w:rPr>
                <w:b/>
                <w:bCs/>
              </w:rPr>
            </w:pPr>
            <w:r>
              <w:rPr>
                <w:rFonts w:ascii="宋体" w:hAnsi="宋体" w:eastAsia="宋体" w:cs="宋体"/>
                <w:b/>
                <w:bCs/>
                <w:kern w:val="0"/>
                <w:sz w:val="24"/>
                <w:szCs w:val="24"/>
                <w:lang w:val="en-US" w:eastAsia="zh-CN" w:bidi="ar"/>
              </w:rPr>
              <w:t>是否成功定位</w:t>
            </w:r>
          </w:p>
        </w:tc>
      </w:tr>
      <w:tr w14:paraId="3B83A3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11B9E79">
            <w:pPr>
              <w:keepNext w:val="0"/>
              <w:keepLines w:val="0"/>
              <w:widowControl/>
              <w:suppressLineNumbers w:val="0"/>
              <w:jc w:val="left"/>
            </w:pPr>
            <w:r>
              <w:rPr>
                <w:rFonts w:ascii="宋体" w:hAnsi="宋体" w:eastAsia="宋体" w:cs="宋体"/>
                <w:kern w:val="0"/>
                <w:sz w:val="24"/>
                <w:szCs w:val="24"/>
                <w:lang w:val="en-US" w:eastAsia="zh-CN" w:bidi="ar"/>
              </w:rPr>
              <w:t>500</w:t>
            </w:r>
          </w:p>
        </w:tc>
        <w:tc>
          <w:tcPr>
            <w:tcW w:w="0" w:type="auto"/>
            <w:shd w:val="clear" w:color="auto" w:fill="auto"/>
            <w:vAlign w:val="center"/>
          </w:tcPr>
          <w:p w14:paraId="5489A964">
            <w:pPr>
              <w:rPr>
                <w:rFonts w:hint="default" w:ascii="宋体" w:eastAsia="宋体"/>
                <w:color w:val="0000FF"/>
                <w:sz w:val="24"/>
                <w:szCs w:val="24"/>
                <w:lang w:val="en-US" w:eastAsia="zh-CN"/>
              </w:rPr>
            </w:pPr>
            <w:r>
              <w:rPr>
                <w:rFonts w:hint="eastAsia" w:ascii="宋体"/>
                <w:color w:val="0000FF"/>
                <w:sz w:val="24"/>
                <w:szCs w:val="24"/>
                <w:lang w:val="en-US" w:eastAsia="zh-CN"/>
              </w:rPr>
              <w:t>453</w:t>
            </w:r>
          </w:p>
        </w:tc>
        <w:tc>
          <w:tcPr>
            <w:tcW w:w="0" w:type="auto"/>
            <w:shd w:val="clear" w:color="auto" w:fill="auto"/>
            <w:vAlign w:val="center"/>
          </w:tcPr>
          <w:p w14:paraId="39FA3BB0">
            <w:pPr>
              <w:rPr>
                <w:rFonts w:hint="default" w:ascii="宋体" w:eastAsia="宋体"/>
                <w:color w:val="0000FF"/>
                <w:sz w:val="24"/>
                <w:szCs w:val="24"/>
                <w:lang w:val="en-US" w:eastAsia="zh-CN"/>
              </w:rPr>
            </w:pPr>
            <w:r>
              <w:rPr>
                <w:rFonts w:hint="eastAsia" w:ascii="宋体"/>
                <w:color w:val="0000FF"/>
                <w:sz w:val="24"/>
                <w:szCs w:val="24"/>
                <w:lang w:val="en-US" w:eastAsia="zh-CN"/>
              </w:rPr>
              <w:t>500</w:t>
            </w:r>
          </w:p>
        </w:tc>
        <w:tc>
          <w:tcPr>
            <w:tcW w:w="0" w:type="auto"/>
            <w:shd w:val="clear" w:color="auto" w:fill="auto"/>
            <w:vAlign w:val="center"/>
          </w:tcPr>
          <w:p w14:paraId="58B40C84">
            <w:pPr>
              <w:rPr>
                <w:rFonts w:hint="default" w:ascii="宋体" w:eastAsia="宋体"/>
                <w:color w:val="0000FF"/>
                <w:sz w:val="24"/>
                <w:szCs w:val="24"/>
                <w:lang w:val="en-US" w:eastAsia="zh-CN"/>
              </w:rPr>
            </w:pPr>
            <w:r>
              <w:rPr>
                <w:rFonts w:hint="eastAsia" w:ascii="宋体"/>
                <w:color w:val="0000FF"/>
                <w:sz w:val="24"/>
                <w:szCs w:val="24"/>
                <w:lang w:val="en-US" w:eastAsia="zh-CN"/>
              </w:rPr>
              <w:t>148</w:t>
            </w:r>
          </w:p>
        </w:tc>
        <w:tc>
          <w:tcPr>
            <w:tcW w:w="0" w:type="auto"/>
            <w:shd w:val="clear" w:color="auto" w:fill="auto"/>
            <w:vAlign w:val="center"/>
          </w:tcPr>
          <w:p w14:paraId="2AF3507C">
            <w:pPr>
              <w:rPr>
                <w:rFonts w:hint="default" w:ascii="宋体" w:eastAsia="宋体"/>
                <w:color w:val="0000FF"/>
                <w:sz w:val="24"/>
                <w:szCs w:val="24"/>
                <w:lang w:val="en-US" w:eastAsia="zh-CN"/>
              </w:rPr>
            </w:pPr>
            <w:r>
              <w:rPr>
                <w:rFonts w:hint="eastAsia" w:ascii="宋体"/>
                <w:color w:val="0000FF"/>
                <w:sz w:val="24"/>
                <w:szCs w:val="24"/>
                <w:lang w:val="en-US" w:eastAsia="zh-CN"/>
              </w:rPr>
              <w:t>31</w:t>
            </w:r>
          </w:p>
        </w:tc>
        <w:tc>
          <w:tcPr>
            <w:tcW w:w="0" w:type="auto"/>
            <w:shd w:val="clear" w:color="auto" w:fill="auto"/>
            <w:vAlign w:val="center"/>
          </w:tcPr>
          <w:p w14:paraId="044626D9">
            <w:pPr>
              <w:rPr>
                <w:rFonts w:hint="default" w:ascii="宋体" w:eastAsia="宋体"/>
                <w:color w:val="0000FF"/>
                <w:sz w:val="24"/>
                <w:szCs w:val="24"/>
                <w:lang w:val="en-US" w:eastAsia="zh-CN"/>
              </w:rPr>
            </w:pPr>
            <w:r>
              <w:rPr>
                <w:rFonts w:hint="eastAsia" w:ascii="宋体"/>
                <w:color w:val="0000FF"/>
                <w:sz w:val="24"/>
                <w:szCs w:val="24"/>
                <w:lang w:val="en-US" w:eastAsia="zh-CN"/>
              </w:rPr>
              <w:t>20.95%</w:t>
            </w:r>
          </w:p>
        </w:tc>
        <w:tc>
          <w:tcPr>
            <w:tcW w:w="0" w:type="auto"/>
            <w:shd w:val="clear" w:color="auto" w:fill="auto"/>
            <w:vAlign w:val="center"/>
          </w:tcPr>
          <w:p w14:paraId="17DF7551">
            <w:pPr>
              <w:rPr>
                <w:rFonts w:hint="eastAsia" w:ascii="宋体" w:eastAsia="宋体"/>
                <w:color w:val="0000FF"/>
                <w:sz w:val="24"/>
                <w:szCs w:val="24"/>
                <w:lang w:val="en-US" w:eastAsia="zh-CN"/>
              </w:rPr>
            </w:pPr>
            <w:r>
              <w:rPr>
                <w:rFonts w:hint="eastAsia" w:ascii="宋体"/>
                <w:color w:val="0000FF"/>
                <w:sz w:val="24"/>
                <w:szCs w:val="24"/>
                <w:lang w:val="en-US" w:eastAsia="zh-CN"/>
              </w:rPr>
              <w:t>成功</w:t>
            </w:r>
          </w:p>
        </w:tc>
      </w:tr>
      <w:tr w14:paraId="2AF85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9AD9964">
            <w:pPr>
              <w:keepNext w:val="0"/>
              <w:keepLines w:val="0"/>
              <w:widowControl/>
              <w:suppressLineNumbers w:val="0"/>
              <w:jc w:val="left"/>
            </w:pPr>
            <w:r>
              <w:rPr>
                <w:rFonts w:ascii="宋体" w:hAnsi="宋体" w:eastAsia="宋体" w:cs="宋体"/>
                <w:kern w:val="0"/>
                <w:sz w:val="24"/>
                <w:szCs w:val="24"/>
                <w:lang w:val="en-US" w:eastAsia="zh-CN" w:bidi="ar"/>
              </w:rPr>
              <w:t>1000</w:t>
            </w:r>
          </w:p>
        </w:tc>
        <w:tc>
          <w:tcPr>
            <w:tcW w:w="0" w:type="auto"/>
            <w:shd w:val="clear" w:color="auto" w:fill="auto"/>
            <w:vAlign w:val="center"/>
          </w:tcPr>
          <w:p w14:paraId="26846CC2">
            <w:pPr>
              <w:rPr>
                <w:rFonts w:hint="default" w:ascii="宋体" w:eastAsia="宋体"/>
                <w:color w:val="0000FF"/>
                <w:sz w:val="24"/>
                <w:szCs w:val="24"/>
                <w:lang w:val="en-US" w:eastAsia="zh-CN"/>
              </w:rPr>
            </w:pPr>
            <w:r>
              <w:rPr>
                <w:rFonts w:hint="eastAsia" w:ascii="宋体"/>
                <w:color w:val="0000FF"/>
                <w:sz w:val="24"/>
                <w:szCs w:val="24"/>
                <w:lang w:val="en-US" w:eastAsia="zh-CN"/>
              </w:rPr>
              <w:t>865</w:t>
            </w:r>
          </w:p>
        </w:tc>
        <w:tc>
          <w:tcPr>
            <w:tcW w:w="0" w:type="auto"/>
            <w:shd w:val="clear" w:color="auto" w:fill="auto"/>
            <w:vAlign w:val="center"/>
          </w:tcPr>
          <w:p w14:paraId="3C43B35E">
            <w:pPr>
              <w:rPr>
                <w:rFonts w:hint="default" w:ascii="宋体" w:eastAsia="宋体"/>
                <w:color w:val="0000FF"/>
                <w:sz w:val="24"/>
                <w:szCs w:val="24"/>
                <w:lang w:val="en-US" w:eastAsia="zh-CN"/>
              </w:rPr>
            </w:pPr>
            <w:r>
              <w:rPr>
                <w:rFonts w:hint="eastAsia" w:ascii="宋体"/>
                <w:color w:val="0000FF"/>
                <w:sz w:val="24"/>
                <w:szCs w:val="24"/>
                <w:lang w:val="en-US" w:eastAsia="zh-CN"/>
              </w:rPr>
              <w:t>1000</w:t>
            </w:r>
          </w:p>
        </w:tc>
        <w:tc>
          <w:tcPr>
            <w:tcW w:w="0" w:type="auto"/>
            <w:shd w:val="clear" w:color="auto" w:fill="auto"/>
            <w:vAlign w:val="center"/>
          </w:tcPr>
          <w:p w14:paraId="6D04473C">
            <w:pPr>
              <w:rPr>
                <w:rFonts w:hint="default" w:ascii="宋体" w:eastAsia="宋体"/>
                <w:color w:val="0000FF"/>
                <w:sz w:val="24"/>
                <w:szCs w:val="24"/>
                <w:lang w:val="en-US" w:eastAsia="zh-CN"/>
              </w:rPr>
            </w:pPr>
            <w:r>
              <w:rPr>
                <w:rFonts w:hint="eastAsia" w:ascii="宋体"/>
                <w:color w:val="0000FF"/>
                <w:sz w:val="24"/>
                <w:szCs w:val="24"/>
                <w:lang w:val="en-US" w:eastAsia="zh-CN"/>
              </w:rPr>
              <w:t>287</w:t>
            </w:r>
          </w:p>
        </w:tc>
        <w:tc>
          <w:tcPr>
            <w:tcW w:w="0" w:type="auto"/>
            <w:shd w:val="clear" w:color="auto" w:fill="auto"/>
            <w:vAlign w:val="center"/>
          </w:tcPr>
          <w:p w14:paraId="5D43F178">
            <w:pPr>
              <w:rPr>
                <w:rFonts w:hint="default" w:ascii="宋体" w:eastAsia="宋体"/>
                <w:color w:val="0000FF"/>
                <w:sz w:val="24"/>
                <w:szCs w:val="24"/>
                <w:lang w:val="en-US" w:eastAsia="zh-CN"/>
              </w:rPr>
            </w:pPr>
            <w:r>
              <w:rPr>
                <w:rFonts w:hint="eastAsia" w:ascii="宋体"/>
                <w:color w:val="0000FF"/>
                <w:sz w:val="24"/>
                <w:szCs w:val="24"/>
                <w:lang w:val="en-US" w:eastAsia="zh-CN"/>
              </w:rPr>
              <w:t>52</w:t>
            </w:r>
          </w:p>
        </w:tc>
        <w:tc>
          <w:tcPr>
            <w:tcW w:w="0" w:type="auto"/>
            <w:shd w:val="clear" w:color="auto" w:fill="auto"/>
            <w:vAlign w:val="center"/>
          </w:tcPr>
          <w:p w14:paraId="42ABC646">
            <w:pPr>
              <w:rPr>
                <w:rFonts w:hint="default" w:ascii="宋体" w:eastAsia="宋体"/>
                <w:color w:val="0000FF"/>
                <w:sz w:val="24"/>
                <w:szCs w:val="24"/>
                <w:lang w:val="en-US" w:eastAsia="zh-CN"/>
              </w:rPr>
            </w:pPr>
            <w:r>
              <w:rPr>
                <w:rFonts w:hint="eastAsia" w:ascii="宋体"/>
                <w:color w:val="0000FF"/>
                <w:sz w:val="24"/>
                <w:szCs w:val="24"/>
                <w:lang w:val="en-US" w:eastAsia="zh-CN"/>
              </w:rPr>
              <w:t>18.12%</w:t>
            </w:r>
          </w:p>
        </w:tc>
        <w:tc>
          <w:tcPr>
            <w:tcW w:w="0" w:type="auto"/>
            <w:shd w:val="clear" w:color="auto" w:fill="auto"/>
            <w:vAlign w:val="center"/>
          </w:tcPr>
          <w:p w14:paraId="6C9D4DEB">
            <w:pPr>
              <w:rPr>
                <w:rFonts w:hint="eastAsia" w:ascii="宋体" w:eastAsia="宋体"/>
                <w:color w:val="0000FF"/>
                <w:sz w:val="24"/>
                <w:szCs w:val="24"/>
                <w:lang w:val="en-US" w:eastAsia="zh-CN"/>
              </w:rPr>
            </w:pPr>
            <w:r>
              <w:rPr>
                <w:rFonts w:hint="eastAsia" w:ascii="宋体"/>
                <w:color w:val="0000FF"/>
                <w:sz w:val="24"/>
                <w:szCs w:val="24"/>
                <w:lang w:val="en-US" w:eastAsia="zh-CN"/>
              </w:rPr>
              <w:t>成功</w:t>
            </w:r>
          </w:p>
        </w:tc>
      </w:tr>
      <w:tr w14:paraId="1C0511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F5761C">
            <w:pPr>
              <w:keepNext w:val="0"/>
              <w:keepLines w:val="0"/>
              <w:widowControl/>
              <w:suppressLineNumbers w:val="0"/>
              <w:jc w:val="left"/>
            </w:pPr>
            <w:r>
              <w:rPr>
                <w:rFonts w:ascii="宋体" w:hAnsi="宋体" w:eastAsia="宋体" w:cs="宋体"/>
                <w:kern w:val="0"/>
                <w:sz w:val="24"/>
                <w:szCs w:val="24"/>
                <w:lang w:val="en-US" w:eastAsia="zh-CN" w:bidi="ar"/>
              </w:rPr>
              <w:t>2000</w:t>
            </w:r>
          </w:p>
        </w:tc>
        <w:tc>
          <w:tcPr>
            <w:tcW w:w="0" w:type="auto"/>
            <w:shd w:val="clear" w:color="auto" w:fill="auto"/>
            <w:vAlign w:val="center"/>
          </w:tcPr>
          <w:p w14:paraId="35FA1C05">
            <w:pPr>
              <w:rPr>
                <w:rFonts w:hint="default" w:ascii="宋体" w:eastAsia="宋体"/>
                <w:color w:val="0000FF"/>
                <w:sz w:val="24"/>
                <w:szCs w:val="24"/>
                <w:lang w:val="en-US" w:eastAsia="zh-CN"/>
              </w:rPr>
            </w:pPr>
            <w:r>
              <w:rPr>
                <w:rFonts w:hint="eastAsia" w:ascii="宋体"/>
                <w:color w:val="0000FF"/>
                <w:sz w:val="24"/>
                <w:szCs w:val="24"/>
                <w:lang w:val="en-US" w:eastAsia="zh-CN"/>
              </w:rPr>
              <w:t>1589</w:t>
            </w:r>
          </w:p>
        </w:tc>
        <w:tc>
          <w:tcPr>
            <w:tcW w:w="0" w:type="auto"/>
            <w:shd w:val="clear" w:color="auto" w:fill="auto"/>
            <w:vAlign w:val="center"/>
          </w:tcPr>
          <w:p w14:paraId="1C21B375">
            <w:pPr>
              <w:rPr>
                <w:rFonts w:hint="default" w:ascii="宋体" w:eastAsia="宋体"/>
                <w:color w:val="0000FF"/>
                <w:sz w:val="24"/>
                <w:szCs w:val="24"/>
                <w:lang w:val="en-US" w:eastAsia="zh-CN"/>
              </w:rPr>
            </w:pPr>
            <w:r>
              <w:rPr>
                <w:rFonts w:hint="eastAsia" w:ascii="宋体"/>
                <w:color w:val="0000FF"/>
                <w:sz w:val="24"/>
                <w:szCs w:val="24"/>
                <w:lang w:val="en-US" w:eastAsia="zh-CN"/>
              </w:rPr>
              <w:t>1999</w:t>
            </w:r>
          </w:p>
        </w:tc>
        <w:tc>
          <w:tcPr>
            <w:tcW w:w="0" w:type="auto"/>
            <w:shd w:val="clear" w:color="auto" w:fill="auto"/>
            <w:vAlign w:val="center"/>
          </w:tcPr>
          <w:p w14:paraId="47F1C34B">
            <w:pPr>
              <w:rPr>
                <w:rFonts w:hint="default" w:ascii="宋体" w:eastAsia="宋体"/>
                <w:color w:val="0000FF"/>
                <w:sz w:val="24"/>
                <w:szCs w:val="24"/>
                <w:lang w:val="en-US" w:eastAsia="zh-CN"/>
              </w:rPr>
            </w:pPr>
            <w:r>
              <w:rPr>
                <w:rFonts w:hint="eastAsia" w:ascii="宋体"/>
                <w:color w:val="0000FF"/>
                <w:sz w:val="24"/>
                <w:szCs w:val="24"/>
                <w:lang w:val="en-US" w:eastAsia="zh-CN"/>
              </w:rPr>
              <w:t>511</w:t>
            </w:r>
          </w:p>
        </w:tc>
        <w:tc>
          <w:tcPr>
            <w:tcW w:w="0" w:type="auto"/>
            <w:shd w:val="clear" w:color="auto" w:fill="auto"/>
            <w:vAlign w:val="center"/>
          </w:tcPr>
          <w:p w14:paraId="2F7B7DB5">
            <w:pPr>
              <w:rPr>
                <w:rFonts w:hint="default" w:ascii="宋体" w:eastAsia="宋体"/>
                <w:color w:val="0000FF"/>
                <w:sz w:val="24"/>
                <w:szCs w:val="24"/>
                <w:lang w:val="en-US" w:eastAsia="zh-CN"/>
              </w:rPr>
            </w:pPr>
            <w:r>
              <w:rPr>
                <w:rFonts w:hint="eastAsia" w:ascii="宋体"/>
                <w:color w:val="0000FF"/>
                <w:sz w:val="24"/>
                <w:szCs w:val="24"/>
                <w:lang w:val="en-US" w:eastAsia="zh-CN"/>
              </w:rPr>
              <w:t>67</w:t>
            </w:r>
          </w:p>
        </w:tc>
        <w:tc>
          <w:tcPr>
            <w:tcW w:w="0" w:type="auto"/>
            <w:shd w:val="clear" w:color="auto" w:fill="auto"/>
            <w:vAlign w:val="center"/>
          </w:tcPr>
          <w:p w14:paraId="0D9806F6">
            <w:pPr>
              <w:rPr>
                <w:rFonts w:hint="default" w:ascii="宋体" w:eastAsia="宋体"/>
                <w:color w:val="0000FF"/>
                <w:sz w:val="24"/>
                <w:szCs w:val="24"/>
                <w:lang w:val="en-US" w:eastAsia="zh-CN"/>
              </w:rPr>
            </w:pPr>
            <w:r>
              <w:rPr>
                <w:rFonts w:hint="eastAsia" w:ascii="宋体"/>
                <w:color w:val="0000FF"/>
                <w:sz w:val="24"/>
                <w:szCs w:val="24"/>
                <w:lang w:val="en-US" w:eastAsia="zh-CN"/>
              </w:rPr>
              <w:t>13.11%</w:t>
            </w:r>
          </w:p>
        </w:tc>
        <w:tc>
          <w:tcPr>
            <w:tcW w:w="0" w:type="auto"/>
            <w:shd w:val="clear" w:color="auto" w:fill="auto"/>
            <w:vAlign w:val="center"/>
          </w:tcPr>
          <w:p w14:paraId="744E10FB">
            <w:pPr>
              <w:rPr>
                <w:rFonts w:hint="eastAsia" w:ascii="宋体" w:eastAsia="宋体"/>
                <w:color w:val="0000FF"/>
                <w:sz w:val="24"/>
                <w:szCs w:val="24"/>
                <w:lang w:val="en-US" w:eastAsia="zh-CN"/>
              </w:rPr>
            </w:pPr>
            <w:r>
              <w:rPr>
                <w:rFonts w:hint="eastAsia" w:ascii="宋体"/>
                <w:color w:val="0000FF"/>
                <w:sz w:val="24"/>
                <w:szCs w:val="24"/>
                <w:lang w:val="en-US" w:eastAsia="zh-CN"/>
              </w:rPr>
              <w:t>成功</w:t>
            </w:r>
          </w:p>
        </w:tc>
      </w:tr>
    </w:tbl>
    <w:p w14:paraId="4CA39E5E">
      <w:pPr>
        <w:pStyle w:val="6"/>
        <w:keepNext w:val="0"/>
        <w:keepLines w:val="0"/>
        <w:widowControl/>
        <w:suppressLineNumbers w:val="0"/>
      </w:pPr>
      <w:r>
        <w:t>要求：</w:t>
      </w:r>
    </w:p>
    <w:p w14:paraId="20027479">
      <w:pPr>
        <w:keepNext w:val="0"/>
        <w:keepLines w:val="0"/>
        <w:widowControl/>
        <w:numPr>
          <w:ilvl w:val="0"/>
          <w:numId w:val="9"/>
        </w:numPr>
        <w:suppressLineNumbers w:val="0"/>
        <w:spacing w:before="0" w:beforeAutospacing="1" w:after="0" w:afterAutospacing="1"/>
        <w:ind w:left="720" w:hanging="360"/>
      </w:pPr>
      <w:r>
        <w:t xml:space="preserve">比较不同 </w:t>
      </w:r>
      <w:r>
        <w:rPr>
          <w:rStyle w:val="10"/>
        </w:rPr>
        <w:t>nfeatures</w:t>
      </w:r>
      <w:r>
        <w:t xml:space="preserve"> 对匹配数量的影响； </w:t>
      </w:r>
    </w:p>
    <w:p w14:paraId="6404FBE6">
      <w:pPr>
        <w:keepNext w:val="0"/>
        <w:keepLines w:val="0"/>
        <w:widowControl/>
        <w:numPr>
          <w:ilvl w:val="0"/>
          <w:numId w:val="9"/>
        </w:numPr>
        <w:suppressLineNumbers w:val="0"/>
        <w:spacing w:before="0" w:beforeAutospacing="1" w:after="0" w:afterAutospacing="1"/>
        <w:ind w:left="720" w:hanging="360"/>
      </w:pPr>
      <w:r>
        <w:t xml:space="preserve">比较不同 </w:t>
      </w:r>
      <w:r>
        <w:rPr>
          <w:rStyle w:val="10"/>
        </w:rPr>
        <w:t>nfeatures</w:t>
      </w:r>
      <w:r>
        <w:t xml:space="preserve"> 对 RANSAC 内点比例的影响； </w:t>
      </w:r>
    </w:p>
    <w:p w14:paraId="3A6D7B9B">
      <w:pPr>
        <w:keepNext w:val="0"/>
        <w:keepLines w:val="0"/>
        <w:widowControl/>
        <w:numPr>
          <w:ilvl w:val="0"/>
          <w:numId w:val="9"/>
        </w:numPr>
        <w:suppressLineNumbers w:val="0"/>
        <w:spacing w:before="0" w:beforeAutospacing="1" w:after="0" w:afterAutospacing="1"/>
        <w:ind w:left="720" w:hanging="360"/>
      </w:pPr>
      <w:r>
        <w:t xml:space="preserve">说明是否特征点越多，定位效果就一定越好。 </w:t>
      </w:r>
    </w:p>
    <w:p w14:paraId="206CFB81">
      <w:pPr>
        <w:numPr>
          <w:ilvl w:val="0"/>
          <w:numId w:val="10"/>
        </w:numPr>
        <w:rPr>
          <w:rFonts w:hint="eastAsia"/>
          <w:color w:val="0000FF"/>
          <w:lang w:val="en-US" w:eastAsia="zh-CN"/>
        </w:rPr>
      </w:pPr>
      <w:r>
        <w:rPr>
          <w:rFonts w:hint="eastAsia"/>
          <w:color w:val="0000FF"/>
          <w:lang w:val="en-US" w:eastAsia="zh-CN"/>
        </w:rPr>
        <w:t>呈明显的正相关。根据实验数据表明，当nfeatures分别设置为 500、1000、2000时，初始匹配数量分别为148、287和511。随着nfeatures参数的增大，算法在模板图和场景图中提取到的备选关键点池变大，因此能够找到的初始特征匹配对（Matches）数量也随之显著增加。</w:t>
      </w:r>
    </w:p>
    <w:p w14:paraId="03021D1C">
      <w:pPr>
        <w:widowControl w:val="0"/>
        <w:numPr>
          <w:numId w:val="0"/>
        </w:numPr>
        <w:jc w:val="both"/>
        <w:rPr>
          <w:rFonts w:hint="eastAsia"/>
          <w:color w:val="0000FF"/>
          <w:lang w:val="en-US" w:eastAsia="zh-CN"/>
        </w:rPr>
      </w:pPr>
    </w:p>
    <w:p w14:paraId="74A2F163">
      <w:pPr>
        <w:widowControl w:val="0"/>
        <w:numPr>
          <w:ilvl w:val="0"/>
          <w:numId w:val="10"/>
        </w:numPr>
        <w:ind w:left="0" w:leftChars="0" w:firstLine="0" w:firstLineChars="0"/>
        <w:jc w:val="both"/>
        <w:rPr>
          <w:rFonts w:hint="eastAsia"/>
          <w:color w:val="0000FF"/>
          <w:lang w:val="en-US" w:eastAsia="zh-CN"/>
        </w:rPr>
      </w:pPr>
      <w:r>
        <w:rPr>
          <w:rFonts w:hint="eastAsia"/>
          <w:color w:val="0000FF"/>
          <w:lang w:val="en-US" w:eastAsia="zh-CN"/>
        </w:rPr>
        <w:t>呈明显的负相关。根据实验数据，nfeatures从500增加到2000时，RANSAC内点比例从20.95%持续下降至13.11%。ORB算法会优先提取响应值最高、最具辨识度的特征点。当设定较小的nfeatures（如 500）时，参与匹配的全是高质量特征，误匹配率低；而当强制要求提取更多特征点（如 2000）时，算法被迫纳入了大量对比度低、边缘模糊的特征点。这些劣质点在复杂背景下极易产生错误匹配，导致误匹配数量（外点）的增长速度远超正确匹配（内点），从而拉低了整体的内点比例。</w:t>
      </w:r>
    </w:p>
    <w:p w14:paraId="5FC20FF5">
      <w:pPr>
        <w:widowControl w:val="0"/>
        <w:numPr>
          <w:numId w:val="0"/>
        </w:numPr>
        <w:jc w:val="both"/>
        <w:rPr>
          <w:rFonts w:hint="eastAsia"/>
          <w:color w:val="0000FF"/>
          <w:lang w:val="en-US" w:eastAsia="zh-CN"/>
        </w:rPr>
      </w:pPr>
    </w:p>
    <w:p w14:paraId="0526EEFD">
      <w:pPr>
        <w:widowControl w:val="0"/>
        <w:numPr>
          <w:ilvl w:val="0"/>
          <w:numId w:val="10"/>
        </w:numPr>
        <w:ind w:left="0" w:leftChars="0" w:firstLine="0" w:firstLineChars="0"/>
        <w:jc w:val="both"/>
        <w:rPr>
          <w:rFonts w:hint="eastAsia"/>
          <w:color w:val="0000FF"/>
          <w:lang w:val="en-US" w:eastAsia="zh-CN"/>
        </w:rPr>
      </w:pPr>
      <w:r>
        <w:rPr>
          <w:rFonts w:hint="eastAsia"/>
          <w:color w:val="0000FF"/>
          <w:lang w:val="en-US" w:eastAsia="zh-CN"/>
        </w:rPr>
        <w:t>并非特征点越多，定位效果就越好。</w:t>
      </w:r>
    </w:p>
    <w:p w14:paraId="366BF176">
      <w:pPr>
        <w:widowControl w:val="0"/>
        <w:numPr>
          <w:numId w:val="0"/>
        </w:numPr>
        <w:ind w:leftChars="0" w:firstLine="420" w:firstLineChars="0"/>
        <w:jc w:val="both"/>
        <w:rPr>
          <w:rFonts w:hint="eastAsia"/>
          <w:color w:val="0000FF"/>
          <w:lang w:val="en-US" w:eastAsia="zh-CN"/>
        </w:rPr>
      </w:pPr>
      <w:r>
        <w:rPr>
          <w:rFonts w:hint="eastAsia"/>
          <w:color w:val="0000FF"/>
          <w:lang w:val="en-US" w:eastAsia="zh-CN"/>
        </w:rPr>
        <w:t>从计算原理看：计算单应矩阵（Homography）理论上只需要4对优质的内点即可。实验中即使nfeatures=500（内点数为31），也完全足够支撑计算出稳定准确的变换矩阵，实现成功的定位。</w:t>
      </w:r>
    </w:p>
    <w:p w14:paraId="32C42113">
      <w:pPr>
        <w:widowControl w:val="0"/>
        <w:numPr>
          <w:numId w:val="0"/>
        </w:numPr>
        <w:ind w:leftChars="0" w:firstLine="420" w:firstLineChars="0"/>
        <w:jc w:val="both"/>
        <w:rPr>
          <w:rFonts w:hint="default"/>
          <w:color w:val="0000FF"/>
          <w:lang w:val="en-US" w:eastAsia="zh-CN"/>
        </w:rPr>
      </w:pPr>
      <w:r>
        <w:rPr>
          <w:rFonts w:hint="default"/>
          <w:color w:val="0000FF"/>
          <w:lang w:val="en-US" w:eastAsia="zh-CN"/>
        </w:rPr>
        <w:t>从鲁棒性与效率看： 增加特征点（如设为 2000），虽然内点绝对数量有所增加（达到 67），但也引入了多达444个外点（噪声）。过低的外点/内点比例会极大增加RANSAC算法寻找正确模型的迭代次数和耗时，严重影响算法的实时性，甚至在某些极端干扰下可能导致单应矩阵计算错误。</w:t>
      </w:r>
    </w:p>
    <w:p w14:paraId="1DDEA816">
      <w:pPr>
        <w:widowControl w:val="0"/>
        <w:numPr>
          <w:numId w:val="0"/>
        </w:numPr>
        <w:ind w:leftChars="0" w:firstLine="420" w:firstLineChars="0"/>
        <w:jc w:val="both"/>
        <w:rPr>
          <w:rFonts w:hint="default"/>
          <w:color w:val="0000FF"/>
          <w:lang w:val="en-US" w:eastAsia="zh-CN"/>
        </w:rPr>
      </w:pPr>
    </w:p>
    <w:p w14:paraId="52D2EDF5">
      <w:pPr>
        <w:pStyle w:val="2"/>
        <w:keepNext w:val="0"/>
        <w:keepLines w:val="0"/>
        <w:widowControl/>
        <w:suppressLineNumbers w:val="0"/>
      </w:pPr>
      <w:r>
        <w:t>选做任务：SIFT 特征匹配</w:t>
      </w:r>
    </w:p>
    <w:p w14:paraId="3892E556">
      <w:pPr>
        <w:pStyle w:val="6"/>
        <w:keepNext w:val="0"/>
        <w:keepLines w:val="0"/>
        <w:widowControl/>
        <w:suppressLineNumbers w:val="0"/>
      </w:pPr>
      <w:r>
        <w:t>如果本机 OpenCV 支持 SIFT，可以完成 SIFT 对比实验。</w:t>
      </w:r>
    </w:p>
    <w:p w14:paraId="3F26032D">
      <w:pPr>
        <w:pStyle w:val="6"/>
        <w:keepNext w:val="0"/>
        <w:keepLines w:val="0"/>
        <w:widowControl/>
        <w:suppressLineNumbers w:val="0"/>
      </w:pPr>
      <w:r>
        <w:t>要求：</w:t>
      </w:r>
    </w:p>
    <w:p w14:paraId="74D96390">
      <w:pPr>
        <w:keepNext w:val="0"/>
        <w:keepLines w:val="0"/>
        <w:widowControl/>
        <w:numPr>
          <w:ilvl w:val="0"/>
          <w:numId w:val="11"/>
        </w:numPr>
        <w:suppressLineNumbers w:val="0"/>
        <w:spacing w:before="0" w:beforeAutospacing="1" w:after="0" w:afterAutospacing="1"/>
        <w:ind w:left="720" w:hanging="360"/>
      </w:pPr>
      <w:r>
        <w:t xml:space="preserve">使用 </w:t>
      </w:r>
      <w:r>
        <w:rPr>
          <w:rStyle w:val="10"/>
        </w:rPr>
        <w:t>cv2.SIFT_create()</w:t>
      </w:r>
      <w:r>
        <w:t xml:space="preserve">； </w:t>
      </w:r>
    </w:p>
    <w:p w14:paraId="525E4504">
      <w:pPr>
        <w:keepNext w:val="0"/>
        <w:keepLines w:val="0"/>
        <w:widowControl/>
        <w:numPr>
          <w:ilvl w:val="0"/>
          <w:numId w:val="11"/>
        </w:numPr>
        <w:suppressLineNumbers w:val="0"/>
        <w:spacing w:before="0" w:beforeAutospacing="1" w:after="0" w:afterAutospacing="1"/>
        <w:ind w:left="720" w:hanging="360"/>
      </w:pPr>
      <w:r>
        <w:t xml:space="preserve">使用 </w:t>
      </w:r>
      <w:r>
        <w:rPr>
          <w:rStyle w:val="10"/>
        </w:rPr>
        <w:t>cv2.NORM_L2</w:t>
      </w:r>
      <w:r>
        <w:t xml:space="preserve"> 进行匹配； </w:t>
      </w:r>
    </w:p>
    <w:p w14:paraId="4B8D4955">
      <w:pPr>
        <w:keepNext w:val="0"/>
        <w:keepLines w:val="0"/>
        <w:widowControl/>
        <w:numPr>
          <w:ilvl w:val="0"/>
          <w:numId w:val="11"/>
        </w:numPr>
        <w:suppressLineNumbers w:val="0"/>
        <w:spacing w:before="0" w:beforeAutospacing="1" w:after="0" w:afterAutospacing="1"/>
        <w:ind w:left="720" w:hanging="360"/>
      </w:pPr>
      <w:r>
        <w:t xml:space="preserve">使用 KNN matching； </w:t>
      </w:r>
    </w:p>
    <w:p w14:paraId="3A43E6BA">
      <w:pPr>
        <w:keepNext w:val="0"/>
        <w:keepLines w:val="0"/>
        <w:widowControl/>
        <w:numPr>
          <w:ilvl w:val="0"/>
          <w:numId w:val="11"/>
        </w:numPr>
        <w:suppressLineNumbers w:val="0"/>
        <w:spacing w:before="0" w:beforeAutospacing="1" w:after="0" w:afterAutospacing="1"/>
        <w:ind w:left="720" w:hanging="360"/>
      </w:pPr>
      <w:r>
        <w:t xml:space="preserve">使用 Lowe ratio test 筛选匹配； </w:t>
      </w:r>
    </w:p>
    <w:p w14:paraId="20525AAC">
      <w:pPr>
        <w:keepNext w:val="0"/>
        <w:keepLines w:val="0"/>
        <w:widowControl/>
        <w:numPr>
          <w:ilvl w:val="0"/>
          <w:numId w:val="11"/>
        </w:numPr>
        <w:suppressLineNumbers w:val="0"/>
        <w:spacing w:before="0" w:beforeAutospacing="1" w:after="0" w:afterAutospacing="1"/>
        <w:ind w:left="720" w:hanging="360"/>
      </w:pPr>
      <w:r>
        <w:t xml:space="preserve">使用 RANSAC + Homography 完成目标定位； </w:t>
      </w:r>
    </w:p>
    <w:p w14:paraId="589D384E">
      <w:pPr>
        <w:keepNext w:val="0"/>
        <w:keepLines w:val="0"/>
        <w:widowControl/>
        <w:numPr>
          <w:ilvl w:val="0"/>
          <w:numId w:val="11"/>
        </w:numPr>
        <w:suppressLineNumbers w:val="0"/>
        <w:spacing w:before="0" w:beforeAutospacing="1" w:after="0" w:afterAutospacing="1"/>
        <w:ind w:left="720" w:hanging="360"/>
      </w:pPr>
      <w:r>
        <w:t xml:space="preserve">与 ORB 的结果进行比较。 </w:t>
      </w:r>
    </w:p>
    <w:p w14:paraId="7F7A189E">
      <w:pPr>
        <w:pStyle w:val="6"/>
        <w:keepNext w:val="0"/>
        <w:keepLines w:val="0"/>
        <w:widowControl/>
        <w:suppressLineNumbers w:val="0"/>
      </w:pPr>
      <w:r>
        <w:t>Lowe ratio test 示例：</w:t>
      </w:r>
    </w:p>
    <w:p w14:paraId="3AABA358">
      <w:pPr>
        <w:keepNext w:val="0"/>
        <w:keepLines w:val="0"/>
        <w:widowControl/>
        <w:suppressLineNumbers w:val="0"/>
        <w:bidi w:val="0"/>
        <w:jc w:val="left"/>
      </w:pPr>
      <w:r>
        <w:rPr>
          <w:rFonts w:ascii="宋体" w:hAnsi="宋体" w:eastAsia="宋体" w:cs="宋体"/>
          <w:kern w:val="0"/>
          <w:sz w:val="24"/>
          <w:szCs w:val="24"/>
          <w:lang w:val="en-US" w:eastAsia="zh-CN" w:bidi="ar"/>
        </w:rPr>
        <w:t>if m.distance &lt; 0.75 * n.distance:</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 xml:space="preserve">    good_matches.append(m)</w:t>
      </w:r>
    </w:p>
    <w:p w14:paraId="4425BF65">
      <w:pPr>
        <w:pStyle w:val="6"/>
        <w:keepNext w:val="0"/>
        <w:keepLines w:val="0"/>
        <w:widowControl/>
        <w:suppressLineNumbers w:val="0"/>
      </w:pPr>
      <w:r>
        <w:t>对比表格：</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57"/>
        <w:gridCol w:w="965"/>
        <w:gridCol w:w="1547"/>
        <w:gridCol w:w="1000"/>
        <w:gridCol w:w="1389"/>
        <w:gridCol w:w="2938"/>
      </w:tblGrid>
      <w:tr w14:paraId="40DBC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4F41ED6E">
            <w:pPr>
              <w:keepNext w:val="0"/>
              <w:keepLines w:val="0"/>
              <w:widowControl/>
              <w:suppressLineNumbers w:val="0"/>
              <w:jc w:val="center"/>
              <w:rPr>
                <w:b/>
                <w:bCs/>
              </w:rPr>
            </w:pPr>
            <w:r>
              <w:rPr>
                <w:rFonts w:ascii="宋体" w:hAnsi="宋体" w:eastAsia="宋体" w:cs="宋体"/>
                <w:b/>
                <w:bCs/>
                <w:kern w:val="0"/>
                <w:sz w:val="24"/>
                <w:szCs w:val="24"/>
                <w:lang w:val="en-US" w:eastAsia="zh-CN" w:bidi="ar"/>
              </w:rPr>
              <w:t>方法</w:t>
            </w:r>
          </w:p>
        </w:tc>
        <w:tc>
          <w:tcPr>
            <w:tcW w:w="0" w:type="auto"/>
            <w:shd w:val="clear" w:color="auto" w:fill="auto"/>
            <w:vAlign w:val="center"/>
          </w:tcPr>
          <w:p w14:paraId="148AFCE1">
            <w:pPr>
              <w:keepNext w:val="0"/>
              <w:keepLines w:val="0"/>
              <w:widowControl/>
              <w:suppressLineNumbers w:val="0"/>
              <w:jc w:val="center"/>
              <w:rPr>
                <w:b/>
                <w:bCs/>
              </w:rPr>
            </w:pPr>
            <w:r>
              <w:rPr>
                <w:rFonts w:ascii="宋体" w:hAnsi="宋体" w:eastAsia="宋体" w:cs="宋体"/>
                <w:b/>
                <w:bCs/>
                <w:kern w:val="0"/>
                <w:sz w:val="24"/>
                <w:szCs w:val="24"/>
                <w:lang w:val="en-US" w:eastAsia="zh-CN" w:bidi="ar"/>
              </w:rPr>
              <w:t>匹配数量</w:t>
            </w:r>
          </w:p>
        </w:tc>
        <w:tc>
          <w:tcPr>
            <w:tcW w:w="0" w:type="auto"/>
            <w:shd w:val="clear" w:color="auto" w:fill="auto"/>
            <w:vAlign w:val="center"/>
          </w:tcPr>
          <w:p w14:paraId="3DAB0622">
            <w:pPr>
              <w:keepNext w:val="0"/>
              <w:keepLines w:val="0"/>
              <w:widowControl/>
              <w:suppressLineNumbers w:val="0"/>
              <w:jc w:val="center"/>
              <w:rPr>
                <w:b/>
                <w:bCs/>
              </w:rPr>
            </w:pPr>
            <w:r>
              <w:rPr>
                <w:rFonts w:ascii="宋体" w:hAnsi="宋体" w:eastAsia="宋体" w:cs="宋体"/>
                <w:b/>
                <w:bCs/>
                <w:kern w:val="0"/>
                <w:sz w:val="24"/>
                <w:szCs w:val="24"/>
                <w:lang w:val="en-US" w:eastAsia="zh-CN" w:bidi="ar"/>
              </w:rPr>
              <w:t>RANSAC 内点数</w:t>
            </w:r>
          </w:p>
        </w:tc>
        <w:tc>
          <w:tcPr>
            <w:tcW w:w="0" w:type="auto"/>
            <w:shd w:val="clear" w:color="auto" w:fill="auto"/>
            <w:vAlign w:val="center"/>
          </w:tcPr>
          <w:p w14:paraId="34DA5A94">
            <w:pPr>
              <w:keepNext w:val="0"/>
              <w:keepLines w:val="0"/>
              <w:widowControl/>
              <w:suppressLineNumbers w:val="0"/>
              <w:jc w:val="center"/>
              <w:rPr>
                <w:b/>
                <w:bCs/>
              </w:rPr>
            </w:pPr>
            <w:r>
              <w:rPr>
                <w:rFonts w:ascii="宋体" w:hAnsi="宋体" w:eastAsia="宋体" w:cs="宋体"/>
                <w:b/>
                <w:bCs/>
                <w:kern w:val="0"/>
                <w:sz w:val="24"/>
                <w:szCs w:val="24"/>
                <w:lang w:val="en-US" w:eastAsia="zh-CN" w:bidi="ar"/>
              </w:rPr>
              <w:t>内点比例</w:t>
            </w:r>
          </w:p>
        </w:tc>
        <w:tc>
          <w:tcPr>
            <w:tcW w:w="0" w:type="auto"/>
            <w:shd w:val="clear" w:color="auto" w:fill="auto"/>
            <w:vAlign w:val="center"/>
          </w:tcPr>
          <w:p w14:paraId="22F574DE">
            <w:pPr>
              <w:keepNext w:val="0"/>
              <w:keepLines w:val="0"/>
              <w:widowControl/>
              <w:suppressLineNumbers w:val="0"/>
              <w:jc w:val="center"/>
              <w:rPr>
                <w:b/>
                <w:bCs/>
              </w:rPr>
            </w:pPr>
            <w:r>
              <w:rPr>
                <w:rFonts w:ascii="宋体" w:hAnsi="宋体" w:eastAsia="宋体" w:cs="宋体"/>
                <w:b/>
                <w:bCs/>
                <w:kern w:val="0"/>
                <w:sz w:val="24"/>
                <w:szCs w:val="24"/>
                <w:lang w:val="en-US" w:eastAsia="zh-CN" w:bidi="ar"/>
              </w:rPr>
              <w:t>是否成功定位</w:t>
            </w:r>
          </w:p>
        </w:tc>
        <w:tc>
          <w:tcPr>
            <w:tcW w:w="0" w:type="auto"/>
            <w:shd w:val="clear" w:color="auto" w:fill="auto"/>
            <w:vAlign w:val="center"/>
          </w:tcPr>
          <w:p w14:paraId="643F7ED9">
            <w:pPr>
              <w:keepNext w:val="0"/>
              <w:keepLines w:val="0"/>
              <w:widowControl/>
              <w:suppressLineNumbers w:val="0"/>
              <w:jc w:val="center"/>
              <w:rPr>
                <w:b/>
                <w:bCs/>
              </w:rPr>
            </w:pPr>
            <w:r>
              <w:rPr>
                <w:rFonts w:ascii="宋体" w:hAnsi="宋体" w:eastAsia="宋体" w:cs="宋体"/>
                <w:b/>
                <w:bCs/>
                <w:kern w:val="0"/>
                <w:sz w:val="24"/>
                <w:szCs w:val="24"/>
                <w:lang w:val="en-US" w:eastAsia="zh-CN" w:bidi="ar"/>
              </w:rPr>
              <w:t>运行速度主观评价</w:t>
            </w:r>
          </w:p>
        </w:tc>
      </w:tr>
      <w:tr w14:paraId="7BB1BD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6C3349">
            <w:pPr>
              <w:keepNext w:val="0"/>
              <w:keepLines w:val="0"/>
              <w:widowControl/>
              <w:suppressLineNumbers w:val="0"/>
              <w:jc w:val="left"/>
            </w:pPr>
            <w:r>
              <w:rPr>
                <w:rFonts w:ascii="宋体" w:hAnsi="宋体" w:eastAsia="宋体" w:cs="宋体"/>
                <w:kern w:val="0"/>
                <w:sz w:val="24"/>
                <w:szCs w:val="24"/>
                <w:lang w:val="en-US" w:eastAsia="zh-CN" w:bidi="ar"/>
              </w:rPr>
              <w:t>ORB</w:t>
            </w:r>
          </w:p>
        </w:tc>
        <w:tc>
          <w:tcPr>
            <w:tcW w:w="0" w:type="auto"/>
            <w:shd w:val="clear" w:color="auto" w:fill="auto"/>
            <w:vAlign w:val="center"/>
          </w:tcPr>
          <w:p w14:paraId="3585C06D">
            <w:pPr>
              <w:rPr>
                <w:rFonts w:hint="default" w:ascii="宋体" w:eastAsia="宋体"/>
                <w:color w:val="0000FF"/>
                <w:sz w:val="24"/>
                <w:szCs w:val="24"/>
                <w:lang w:val="en-US" w:eastAsia="zh-CN"/>
              </w:rPr>
            </w:pPr>
            <w:r>
              <w:rPr>
                <w:rFonts w:hint="eastAsia" w:ascii="宋体"/>
                <w:color w:val="0000FF"/>
                <w:sz w:val="24"/>
                <w:szCs w:val="24"/>
                <w:lang w:val="en-US" w:eastAsia="zh-CN"/>
              </w:rPr>
              <w:t>287</w:t>
            </w:r>
          </w:p>
        </w:tc>
        <w:tc>
          <w:tcPr>
            <w:tcW w:w="0" w:type="auto"/>
            <w:shd w:val="clear" w:color="auto" w:fill="auto"/>
            <w:vAlign w:val="center"/>
          </w:tcPr>
          <w:p w14:paraId="3B8A151E">
            <w:pPr>
              <w:rPr>
                <w:rFonts w:hint="default" w:ascii="宋体" w:eastAsia="宋体"/>
                <w:color w:val="0000FF"/>
                <w:sz w:val="24"/>
                <w:szCs w:val="24"/>
                <w:lang w:val="en-US" w:eastAsia="zh-CN"/>
              </w:rPr>
            </w:pPr>
            <w:r>
              <w:rPr>
                <w:rFonts w:hint="eastAsia" w:ascii="宋体"/>
                <w:color w:val="0000FF"/>
                <w:sz w:val="24"/>
                <w:szCs w:val="24"/>
                <w:lang w:val="en-US" w:eastAsia="zh-CN"/>
              </w:rPr>
              <w:t>52</w:t>
            </w:r>
          </w:p>
        </w:tc>
        <w:tc>
          <w:tcPr>
            <w:tcW w:w="0" w:type="auto"/>
            <w:shd w:val="clear" w:color="auto" w:fill="auto"/>
            <w:vAlign w:val="center"/>
          </w:tcPr>
          <w:p w14:paraId="45D07F65">
            <w:pPr>
              <w:rPr>
                <w:rFonts w:hint="default" w:ascii="宋体" w:eastAsia="宋体"/>
                <w:color w:val="0000FF"/>
                <w:sz w:val="24"/>
                <w:szCs w:val="24"/>
                <w:lang w:val="en-US" w:eastAsia="zh-CN"/>
              </w:rPr>
            </w:pPr>
            <w:r>
              <w:rPr>
                <w:rFonts w:hint="eastAsia" w:ascii="宋体"/>
                <w:color w:val="0000FF"/>
                <w:sz w:val="24"/>
                <w:szCs w:val="24"/>
                <w:lang w:val="en-US" w:eastAsia="zh-CN"/>
              </w:rPr>
              <w:t>18.12%</w:t>
            </w:r>
          </w:p>
        </w:tc>
        <w:tc>
          <w:tcPr>
            <w:tcW w:w="0" w:type="auto"/>
            <w:shd w:val="clear" w:color="auto" w:fill="auto"/>
            <w:vAlign w:val="center"/>
          </w:tcPr>
          <w:p w14:paraId="2BED80F5">
            <w:pPr>
              <w:rPr>
                <w:rFonts w:hint="eastAsia" w:ascii="宋体" w:eastAsia="宋体"/>
                <w:color w:val="0000FF"/>
                <w:sz w:val="24"/>
                <w:szCs w:val="24"/>
                <w:lang w:val="en-US" w:eastAsia="zh-CN"/>
              </w:rPr>
            </w:pPr>
            <w:r>
              <w:rPr>
                <w:rFonts w:hint="eastAsia" w:ascii="宋体"/>
                <w:color w:val="0000FF"/>
                <w:sz w:val="24"/>
                <w:szCs w:val="24"/>
                <w:lang w:val="en-US" w:eastAsia="zh-CN"/>
              </w:rPr>
              <w:t>成功</w:t>
            </w:r>
          </w:p>
        </w:tc>
        <w:tc>
          <w:tcPr>
            <w:tcW w:w="0" w:type="auto"/>
            <w:shd w:val="clear" w:color="auto" w:fill="auto"/>
            <w:vAlign w:val="center"/>
          </w:tcPr>
          <w:p w14:paraId="066FC955">
            <w:pPr>
              <w:rPr>
                <w:rFonts w:hint="eastAsia" w:ascii="宋体"/>
                <w:color w:val="0000FF"/>
                <w:sz w:val="24"/>
                <w:szCs w:val="24"/>
              </w:rPr>
            </w:pPr>
            <w:r>
              <w:rPr>
                <w:rFonts w:hint="eastAsia" w:ascii="宋体"/>
                <w:color w:val="0000FF"/>
                <w:sz w:val="24"/>
                <w:szCs w:val="24"/>
              </w:rPr>
              <w:t>极快，适合实时视频处理</w:t>
            </w:r>
          </w:p>
        </w:tc>
      </w:tr>
      <w:tr w14:paraId="0C5A8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F3183C2">
            <w:pPr>
              <w:keepNext w:val="0"/>
              <w:keepLines w:val="0"/>
              <w:widowControl/>
              <w:suppressLineNumbers w:val="0"/>
              <w:jc w:val="left"/>
            </w:pPr>
            <w:r>
              <w:rPr>
                <w:rFonts w:ascii="宋体" w:hAnsi="宋体" w:eastAsia="宋体" w:cs="宋体"/>
                <w:kern w:val="0"/>
                <w:sz w:val="24"/>
                <w:szCs w:val="24"/>
                <w:lang w:val="en-US" w:eastAsia="zh-CN" w:bidi="ar"/>
              </w:rPr>
              <w:t>SIFT</w:t>
            </w:r>
          </w:p>
        </w:tc>
        <w:tc>
          <w:tcPr>
            <w:tcW w:w="0" w:type="auto"/>
            <w:shd w:val="clear" w:color="auto" w:fill="auto"/>
            <w:vAlign w:val="center"/>
          </w:tcPr>
          <w:p w14:paraId="69935FAC">
            <w:pPr>
              <w:rPr>
                <w:rFonts w:hint="default" w:ascii="宋体" w:eastAsia="宋体"/>
                <w:color w:val="0000FF"/>
                <w:sz w:val="24"/>
                <w:szCs w:val="24"/>
                <w:lang w:val="en-US" w:eastAsia="zh-CN"/>
              </w:rPr>
            </w:pPr>
            <w:r>
              <w:rPr>
                <w:rFonts w:hint="eastAsia" w:ascii="宋体"/>
                <w:color w:val="0000FF"/>
                <w:sz w:val="24"/>
                <w:szCs w:val="24"/>
                <w:lang w:val="en-US" w:eastAsia="zh-CN"/>
              </w:rPr>
              <w:t>80</w:t>
            </w:r>
          </w:p>
        </w:tc>
        <w:tc>
          <w:tcPr>
            <w:tcW w:w="0" w:type="auto"/>
            <w:shd w:val="clear" w:color="auto" w:fill="auto"/>
            <w:vAlign w:val="center"/>
          </w:tcPr>
          <w:p w14:paraId="6EAC9204">
            <w:pPr>
              <w:rPr>
                <w:rFonts w:hint="default" w:ascii="宋体" w:eastAsia="宋体"/>
                <w:color w:val="0000FF"/>
                <w:sz w:val="24"/>
                <w:szCs w:val="24"/>
                <w:lang w:val="en-US" w:eastAsia="zh-CN"/>
              </w:rPr>
            </w:pPr>
            <w:r>
              <w:rPr>
                <w:rFonts w:hint="eastAsia" w:ascii="宋体"/>
                <w:color w:val="0000FF"/>
                <w:sz w:val="24"/>
                <w:szCs w:val="24"/>
                <w:lang w:val="en-US" w:eastAsia="zh-CN"/>
              </w:rPr>
              <w:t>75</w:t>
            </w:r>
          </w:p>
        </w:tc>
        <w:tc>
          <w:tcPr>
            <w:tcW w:w="0" w:type="auto"/>
            <w:shd w:val="clear" w:color="auto" w:fill="auto"/>
            <w:vAlign w:val="center"/>
          </w:tcPr>
          <w:p w14:paraId="2473B95E">
            <w:pPr>
              <w:rPr>
                <w:rFonts w:hint="default" w:ascii="宋体" w:eastAsia="宋体"/>
                <w:color w:val="0000FF"/>
                <w:sz w:val="24"/>
                <w:szCs w:val="24"/>
                <w:lang w:val="en-US" w:eastAsia="zh-CN"/>
              </w:rPr>
            </w:pPr>
            <w:r>
              <w:rPr>
                <w:rFonts w:hint="eastAsia" w:ascii="宋体"/>
                <w:color w:val="0000FF"/>
                <w:sz w:val="24"/>
                <w:szCs w:val="24"/>
                <w:lang w:val="en-US" w:eastAsia="zh-CN"/>
              </w:rPr>
              <w:t>93.75%</w:t>
            </w:r>
          </w:p>
        </w:tc>
        <w:tc>
          <w:tcPr>
            <w:tcW w:w="0" w:type="auto"/>
            <w:shd w:val="clear" w:color="auto" w:fill="auto"/>
            <w:vAlign w:val="center"/>
          </w:tcPr>
          <w:p w14:paraId="0EFD4A9C">
            <w:pPr>
              <w:rPr>
                <w:rFonts w:hint="eastAsia" w:ascii="宋体" w:eastAsia="宋体"/>
                <w:color w:val="0000FF"/>
                <w:sz w:val="24"/>
                <w:szCs w:val="24"/>
                <w:lang w:val="en-US" w:eastAsia="zh-CN"/>
              </w:rPr>
            </w:pPr>
            <w:r>
              <w:rPr>
                <w:rFonts w:hint="eastAsia" w:ascii="宋体"/>
                <w:color w:val="0000FF"/>
                <w:sz w:val="24"/>
                <w:szCs w:val="24"/>
                <w:lang w:val="en-US" w:eastAsia="zh-CN"/>
              </w:rPr>
              <w:t>成功</w:t>
            </w:r>
          </w:p>
        </w:tc>
        <w:tc>
          <w:tcPr>
            <w:tcW w:w="0" w:type="auto"/>
            <w:shd w:val="clear" w:color="auto" w:fill="auto"/>
            <w:vAlign w:val="center"/>
          </w:tcPr>
          <w:p w14:paraId="7DB4F34C">
            <w:pPr>
              <w:rPr>
                <w:rFonts w:hint="eastAsia" w:ascii="宋体"/>
                <w:color w:val="0000FF"/>
                <w:sz w:val="24"/>
                <w:szCs w:val="24"/>
              </w:rPr>
            </w:pPr>
            <w:r>
              <w:rPr>
                <w:rFonts w:hint="eastAsia" w:ascii="宋体"/>
                <w:color w:val="0000FF"/>
                <w:sz w:val="24"/>
                <w:szCs w:val="24"/>
              </w:rPr>
              <w:t>较慢，有明显肉眼可见的延迟</w:t>
            </w:r>
          </w:p>
        </w:tc>
      </w:tr>
    </w:tbl>
    <w:p w14:paraId="35808980">
      <w:pPr>
        <w:keepNext w:val="0"/>
        <w:keepLines w:val="0"/>
        <w:widowControl/>
        <w:suppressLineNumbers w:val="0"/>
      </w:pPr>
    </w:p>
    <w:p w14:paraId="7898F640">
      <w:pPr>
        <w:keepNext w:val="0"/>
        <w:keepLines w:val="0"/>
        <w:widowControl/>
        <w:suppressLineNumbers w:val="0"/>
        <w:rPr>
          <w:rFonts w:ascii="宋体" w:hAnsi="宋体" w:eastAsia="宋体" w:cs="宋体"/>
          <w:color w:val="0000FF"/>
          <w:sz w:val="24"/>
          <w:szCs w:val="24"/>
        </w:rPr>
      </w:pPr>
      <w:r>
        <w:rPr>
          <w:rFonts w:ascii="宋体" w:hAnsi="宋体" w:eastAsia="宋体" w:cs="宋体"/>
          <w:color w:val="0000FF"/>
          <w:sz w:val="24"/>
          <w:szCs w:val="24"/>
        </w:rPr>
        <w:t>ORB 与 SIFT 对比结论：</w:t>
      </w:r>
    </w:p>
    <w:p w14:paraId="380ECF87">
      <w:pPr>
        <w:keepNext w:val="0"/>
        <w:keepLines w:val="0"/>
        <w:widowControl/>
        <w:numPr>
          <w:ilvl w:val="0"/>
          <w:numId w:val="12"/>
        </w:numPr>
        <w:suppressLineNumbers w:val="0"/>
        <w:rPr>
          <w:rFonts w:ascii="宋体" w:hAnsi="宋体" w:eastAsia="宋体" w:cs="宋体"/>
          <w:color w:val="0000FF"/>
          <w:sz w:val="24"/>
          <w:szCs w:val="24"/>
        </w:rPr>
      </w:pPr>
      <w:r>
        <w:rPr>
          <w:rFonts w:ascii="宋体" w:hAnsi="宋体" w:eastAsia="宋体" w:cs="宋体"/>
          <w:color w:val="0000FF"/>
          <w:sz w:val="24"/>
          <w:szCs w:val="24"/>
        </w:rPr>
        <w:t xml:space="preserve">匹配策略与精度： </w:t>
      </w:r>
    </w:p>
    <w:p w14:paraId="031102D7">
      <w:pPr>
        <w:keepNext w:val="0"/>
        <w:keepLines w:val="0"/>
        <w:widowControl/>
        <w:numPr>
          <w:numId w:val="0"/>
        </w:numPr>
        <w:suppressLineNumbers w:val="0"/>
        <w:ind w:firstLine="420" w:firstLineChars="0"/>
        <w:rPr>
          <w:rFonts w:ascii="宋体" w:hAnsi="宋体" w:eastAsia="宋体" w:cs="宋体"/>
          <w:color w:val="0000FF"/>
          <w:sz w:val="24"/>
          <w:szCs w:val="24"/>
        </w:rPr>
      </w:pPr>
      <w:r>
        <w:rPr>
          <w:rFonts w:ascii="宋体" w:hAnsi="宋体" w:eastAsia="宋体" w:cs="宋体"/>
          <w:color w:val="0000FF"/>
          <w:sz w:val="24"/>
          <w:szCs w:val="24"/>
        </w:rPr>
        <w:t>ORB提取点多但误匹配率高，严重依赖RANSAC进行二次过滤（内点率通常低于20%）。而SIFT采用L2范数（欧式距离）配合KNN与严格的Lowe's Ratio Test，筛选出的匹配点数量虽少，但精准度极高（内点率通常大于 60%），具有极强的尺度和旋转不变性。</w:t>
      </w:r>
    </w:p>
    <w:p w14:paraId="558E5A2C">
      <w:pPr>
        <w:keepNext w:val="0"/>
        <w:keepLines w:val="0"/>
        <w:widowControl/>
        <w:numPr>
          <w:numId w:val="0"/>
        </w:numPr>
        <w:suppressLineNumbers w:val="0"/>
        <w:rPr>
          <w:rFonts w:hint="eastAsia" w:ascii="宋体" w:hAnsi="宋体" w:cs="宋体"/>
          <w:color w:val="0000FF"/>
          <w:sz w:val="24"/>
          <w:szCs w:val="24"/>
          <w:lang w:val="en-US" w:eastAsia="zh-CN"/>
        </w:rPr>
      </w:pPr>
    </w:p>
    <w:p w14:paraId="721B7425">
      <w:pPr>
        <w:keepNext w:val="0"/>
        <w:keepLines w:val="0"/>
        <w:widowControl/>
        <w:numPr>
          <w:ilvl w:val="0"/>
          <w:numId w:val="12"/>
        </w:numPr>
        <w:suppressLineNumbers w:val="0"/>
        <w:ind w:left="0" w:leftChars="0" w:firstLine="0" w:firstLineChars="0"/>
        <w:rPr>
          <w:rFonts w:hint="eastAsia" w:ascii="宋体" w:hAnsi="宋体" w:cs="宋体"/>
          <w:color w:val="0000FF"/>
          <w:sz w:val="24"/>
          <w:szCs w:val="24"/>
          <w:lang w:val="en-US" w:eastAsia="zh-CN"/>
        </w:rPr>
      </w:pPr>
      <w:r>
        <w:rPr>
          <w:rFonts w:hint="eastAsia" w:ascii="宋体" w:hAnsi="宋体" w:cs="宋体"/>
          <w:color w:val="0000FF"/>
          <w:sz w:val="24"/>
          <w:szCs w:val="24"/>
          <w:lang w:val="en-US" w:eastAsia="zh-CN"/>
        </w:rPr>
        <w:t xml:space="preserve">运行速度： </w:t>
      </w:r>
    </w:p>
    <w:p w14:paraId="058C5F08">
      <w:pPr>
        <w:keepNext w:val="0"/>
        <w:keepLines w:val="0"/>
        <w:widowControl/>
        <w:numPr>
          <w:numId w:val="0"/>
        </w:numPr>
        <w:suppressLineNumbers w:val="0"/>
        <w:ind w:firstLine="420" w:firstLineChars="0"/>
        <w:rPr>
          <w:rFonts w:hint="eastAsia" w:ascii="宋体" w:hAnsi="宋体" w:cs="宋体"/>
          <w:color w:val="0000FF"/>
          <w:sz w:val="24"/>
          <w:szCs w:val="24"/>
          <w:lang w:val="en-US" w:eastAsia="zh-CN"/>
        </w:rPr>
      </w:pPr>
      <w:r>
        <w:rPr>
          <w:rFonts w:hint="eastAsia" w:ascii="宋体" w:hAnsi="宋体" w:cs="宋体"/>
          <w:color w:val="0000FF"/>
          <w:sz w:val="24"/>
          <w:szCs w:val="24"/>
          <w:lang w:val="en-US" w:eastAsia="zh-CN"/>
        </w:rPr>
        <w:t>ORB采用二进制描述子，计算和匹配速度极快，完全满足实时（Real-time）处理需求。SIFT由于涉及复杂的浮点数高斯金字塔计算，耗时通常是ORB的十倍以上，主观评价上能感受到明显的延迟。</w:t>
      </w:r>
    </w:p>
    <w:p w14:paraId="0FA1DB9E">
      <w:pPr>
        <w:keepNext w:val="0"/>
        <w:keepLines w:val="0"/>
        <w:widowControl/>
        <w:numPr>
          <w:numId w:val="0"/>
        </w:numPr>
        <w:suppressLineNumbers w:val="0"/>
        <w:ind w:firstLine="420" w:firstLineChars="0"/>
        <w:rPr>
          <w:rFonts w:hint="eastAsia" w:ascii="宋体" w:hAnsi="宋体" w:cs="宋体"/>
          <w:color w:val="0000FF"/>
          <w:sz w:val="24"/>
          <w:szCs w:val="24"/>
          <w:lang w:val="en-US" w:eastAsia="zh-CN"/>
        </w:rPr>
      </w:pPr>
    </w:p>
    <w:p w14:paraId="60F59702">
      <w:pPr>
        <w:keepNext w:val="0"/>
        <w:keepLines w:val="0"/>
        <w:widowControl/>
        <w:numPr>
          <w:numId w:val="0"/>
        </w:numPr>
        <w:suppressLineNumbers w:val="0"/>
        <w:rPr>
          <w:rFonts w:hint="default" w:ascii="宋体" w:hAnsi="宋体" w:cs="宋体"/>
          <w:color w:val="0000FF"/>
          <w:sz w:val="24"/>
          <w:szCs w:val="24"/>
          <w:lang w:val="en-US" w:eastAsia="zh-CN"/>
        </w:rPr>
      </w:pPr>
      <w:r>
        <w:rPr>
          <w:rFonts w:hint="eastAsia" w:ascii="宋体" w:hAnsi="宋体" w:cs="宋体"/>
          <w:color w:val="0000FF"/>
          <w:sz w:val="24"/>
          <w:szCs w:val="24"/>
          <w:lang w:val="en-US" w:eastAsia="zh-CN"/>
        </w:rPr>
        <w:tab/>
        <w:t>对于对实时性要求高的场景（如手机AR 扫描、SLAM追踪），ORB是最佳选择；对于对精度要求极高、计算时间不敏感的场景（如高精地图拼接、医学图像对齐），SIFT 依然是不可替代的王者。</w:t>
      </w:r>
    </w:p>
    <w:p w14:paraId="6AF8A028">
      <w:pPr>
        <w:pStyle w:val="2"/>
        <w:keepNext w:val="0"/>
        <w:keepLines w:val="0"/>
        <w:widowControl/>
        <w:suppressLineNumbers w:val="0"/>
      </w:pPr>
      <w:r>
        <w:t>五、必须回答的问题</w:t>
      </w:r>
    </w:p>
    <w:p w14:paraId="1C1FE42F">
      <w:pPr>
        <w:pStyle w:val="6"/>
        <w:keepNext w:val="0"/>
        <w:keepLines w:val="0"/>
        <w:widowControl/>
        <w:suppressLineNumbers w:val="0"/>
      </w:pPr>
      <w:r>
        <w:t>实验报告中必须回答以下问题。</w:t>
      </w:r>
    </w:p>
    <w:p w14:paraId="19C26056">
      <w:pPr>
        <w:pStyle w:val="3"/>
        <w:keepNext w:val="0"/>
        <w:keepLines w:val="0"/>
        <w:widowControl/>
        <w:suppressLineNumbers w:val="0"/>
      </w:pPr>
      <w:r>
        <w:t>问题 1：什么是特征点？</w:t>
      </w:r>
    </w:p>
    <w:p w14:paraId="76730255">
      <w:pPr>
        <w:pStyle w:val="6"/>
        <w:keepNext w:val="0"/>
        <w:keepLines w:val="0"/>
        <w:widowControl/>
        <w:suppressLineNumbers w:val="0"/>
      </w:pPr>
      <w:r>
        <w:t xml:space="preserve">请结合 </w:t>
      </w:r>
      <w:r>
        <w:rPr>
          <w:rStyle w:val="10"/>
        </w:rPr>
        <w:t>box.png</w:t>
      </w:r>
      <w:r>
        <w:t xml:space="preserve"> 的实验结果回答：</w:t>
      </w:r>
    </w:p>
    <w:p w14:paraId="1C2E4F78">
      <w:pPr>
        <w:keepNext w:val="0"/>
        <w:keepLines w:val="0"/>
        <w:widowControl/>
        <w:numPr>
          <w:ilvl w:val="0"/>
          <w:numId w:val="13"/>
        </w:numPr>
        <w:suppressLineNumbers w:val="0"/>
        <w:spacing w:before="0" w:beforeAutospacing="1" w:after="0" w:afterAutospacing="1"/>
        <w:ind w:left="720" w:hanging="360"/>
      </w:pPr>
      <w:r>
        <w:t xml:space="preserve">特征点主要分布在图像的哪些区域？ </w:t>
      </w:r>
    </w:p>
    <w:p w14:paraId="53DED084">
      <w:pPr>
        <w:keepNext w:val="0"/>
        <w:keepLines w:val="0"/>
        <w:widowControl/>
        <w:numPr>
          <w:numId w:val="0"/>
        </w:numPr>
        <w:suppressLineNumbers w:val="0"/>
        <w:spacing w:before="0" w:beforeAutospacing="1" w:after="0" w:afterAutospacing="1"/>
        <w:ind w:firstLine="420" w:firstLineChars="0"/>
        <w:rPr>
          <w:rFonts w:hint="eastAsia" w:eastAsia="宋体"/>
          <w:color w:val="0000FF"/>
          <w:lang w:eastAsia="zh-CN"/>
        </w:rPr>
      </w:pPr>
      <w:r>
        <w:rPr>
          <w:rFonts w:ascii="宋体" w:hAnsi="宋体" w:eastAsia="宋体" w:cs="宋体"/>
          <w:color w:val="0000FF"/>
          <w:sz w:val="24"/>
          <w:szCs w:val="24"/>
        </w:rPr>
        <w:t xml:space="preserve">观察 </w:t>
      </w:r>
      <w:r>
        <w:rPr>
          <w:rStyle w:val="10"/>
          <w:rFonts w:ascii="宋体" w:hAnsi="宋体" w:eastAsia="宋体" w:cs="宋体"/>
          <w:color w:val="0000FF"/>
          <w:sz w:val="24"/>
          <w:szCs w:val="24"/>
        </w:rPr>
        <w:t>box_keypoints.png</w:t>
      </w:r>
      <w:r>
        <w:rPr>
          <w:rFonts w:ascii="宋体" w:hAnsi="宋体" w:eastAsia="宋体" w:cs="宋体"/>
          <w:color w:val="0000FF"/>
          <w:sz w:val="24"/>
          <w:szCs w:val="24"/>
        </w:rPr>
        <w:t xml:space="preserve"> 可以看到，特征点（密集的绿色圆圈）几乎全部集中在：文字区域</w:t>
      </w:r>
      <w:r>
        <w:rPr>
          <w:rFonts w:hint="eastAsia" w:ascii="宋体" w:hAnsi="宋体" w:cs="宋体"/>
          <w:color w:val="0000FF"/>
          <w:sz w:val="24"/>
          <w:szCs w:val="24"/>
          <w:lang w:eastAsia="zh-CN"/>
        </w:rPr>
        <w:t>、图案与纹理交界处、物体的轮廓与角点。</w:t>
      </w:r>
    </w:p>
    <w:p w14:paraId="187F8CC1">
      <w:pPr>
        <w:keepNext w:val="0"/>
        <w:keepLines w:val="0"/>
        <w:widowControl/>
        <w:numPr>
          <w:ilvl w:val="0"/>
          <w:numId w:val="13"/>
        </w:numPr>
        <w:suppressLineNumbers w:val="0"/>
        <w:spacing w:before="0" w:beforeAutospacing="1" w:after="0" w:afterAutospacing="1"/>
        <w:ind w:left="720" w:hanging="360"/>
      </w:pPr>
      <w:r>
        <w:t xml:space="preserve">为什么文字、角点、纹理丰富区域容易产生特征点？ </w:t>
      </w:r>
    </w:p>
    <w:p w14:paraId="5411FBEA">
      <w:pPr>
        <w:keepNext w:val="0"/>
        <w:keepLines w:val="0"/>
        <w:widowControl/>
        <w:numPr>
          <w:ilvl w:val="0"/>
          <w:numId w:val="0"/>
        </w:numPr>
        <w:suppressLineNumbers w:val="0"/>
        <w:spacing w:before="0" w:beforeAutospacing="1" w:after="0" w:afterAutospacing="1"/>
        <w:ind w:firstLine="420" w:firstLineChars="0"/>
        <w:rPr>
          <w:rFonts w:hint="eastAsia"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ab/>
      </w:r>
      <w:r>
        <w:rPr>
          <w:rFonts w:ascii="宋体" w:hAnsi="宋体" w:eastAsia="宋体" w:cs="宋体"/>
          <w:color w:val="0000FF"/>
          <w:sz w:val="24"/>
          <w:szCs w:val="24"/>
        </w:rPr>
        <w:t>这是由特征检测算法（如ORB 使用的FAST算法，或SIFT使用的高斯差分算法）的数学原理决定的。算法在寻找特征点时，本质上是在寻找像素灰度值（亮度）发生剧烈变化的地方。在文字边缘、角点和丰富纹理处，当前像素点与其周围邻域的像素点在灰度上存在极大的差异。这种在多个方向上都有强烈对比度的区域，在数学上具有极高的唯一性，因此算法能够非常精准地定位它们，不易认错。</w:t>
      </w:r>
    </w:p>
    <w:p w14:paraId="1A67262E">
      <w:pPr>
        <w:keepNext w:val="0"/>
        <w:keepLines w:val="0"/>
        <w:widowControl/>
        <w:numPr>
          <w:ilvl w:val="0"/>
          <w:numId w:val="13"/>
        </w:numPr>
        <w:suppressLineNumbers w:val="0"/>
        <w:spacing w:before="0" w:beforeAutospacing="1" w:after="0" w:afterAutospacing="1"/>
        <w:ind w:left="720" w:hanging="360"/>
      </w:pPr>
      <w:r>
        <w:t xml:space="preserve">为什么大面积平坦区域通常没有明显特征点？ </w:t>
      </w:r>
    </w:p>
    <w:p w14:paraId="13BE5B21">
      <w:pPr>
        <w:pStyle w:val="6"/>
        <w:keepNext w:val="0"/>
        <w:keepLines w:val="0"/>
        <w:widowControl/>
        <w:suppressLineNumbers w:val="0"/>
        <w:rPr>
          <w:rFonts w:hint="eastAsia" w:ascii="宋体" w:hAnsi="宋体" w:eastAsia="宋体" w:cs="宋体"/>
          <w:color w:val="0000FF"/>
          <w:kern w:val="2"/>
          <w:sz w:val="24"/>
          <w:szCs w:val="24"/>
          <w:lang w:val="en-US" w:eastAsia="zh-CN" w:bidi="ar-SA"/>
        </w:rPr>
      </w:pPr>
      <w:r>
        <w:rPr>
          <w:rFonts w:hint="eastAsia" w:ascii="宋体" w:hAnsi="宋体" w:eastAsia="宋体" w:cs="宋体"/>
          <w:color w:val="0000FF"/>
          <w:kern w:val="2"/>
          <w:sz w:val="24"/>
          <w:szCs w:val="24"/>
          <w:lang w:val="en-US" w:eastAsia="zh-CN" w:bidi="ar-SA"/>
        </w:rPr>
        <w:tab/>
      </w:r>
      <w:r>
        <w:rPr>
          <w:rFonts w:ascii="宋体" w:hAnsi="宋体" w:eastAsia="宋体" w:cs="宋体"/>
          <w:color w:val="0000FF"/>
          <w:kern w:val="2"/>
          <w:sz w:val="24"/>
          <w:szCs w:val="24"/>
          <w:lang w:val="en-US" w:eastAsia="zh-CN" w:bidi="ar-SA"/>
        </w:rPr>
        <w:t>在box.png中，纯白背景区域几乎没有绿色圆圈。在平坦、光滑或纯色的区域，所有相邻像素的灰度值几乎是一模一样的（梯度接近于零）</w:t>
      </w:r>
      <w:r>
        <w:rPr>
          <w:rFonts w:hint="eastAsia" w:ascii="宋体" w:hAnsi="宋体" w:cs="宋体"/>
          <w:color w:val="0000FF"/>
          <w:kern w:val="2"/>
          <w:sz w:val="24"/>
          <w:szCs w:val="24"/>
          <w:lang w:val="en-US" w:eastAsia="zh-CN" w:bidi="ar-SA"/>
        </w:rPr>
        <w:t>。如果提取这些平坦区域的像素作为特征点，当把它们放到另一张图里去寻找匹配时，会发现到处都是一模一样的纯色色块，根本无法区分。因此，算法会自动过滤掉这些缺乏独特性（信息熵低）的平坦区域。</w:t>
      </w:r>
    </w:p>
    <w:p w14:paraId="7E9AAA46">
      <w:pPr>
        <w:pStyle w:val="3"/>
        <w:keepNext w:val="0"/>
        <w:keepLines w:val="0"/>
        <w:widowControl/>
        <w:suppressLineNumbers w:val="0"/>
      </w:pPr>
      <w:r>
        <w:t>问题 2：什么是特征描述子？</w:t>
      </w:r>
    </w:p>
    <w:p w14:paraId="2DF6D85B">
      <w:pPr>
        <w:pStyle w:val="6"/>
        <w:keepNext w:val="0"/>
        <w:keepLines w:val="0"/>
        <w:widowControl/>
        <w:suppressLineNumbers w:val="0"/>
      </w:pPr>
      <w:r>
        <w:t>请回答：</w:t>
      </w:r>
    </w:p>
    <w:p w14:paraId="183B7C83">
      <w:pPr>
        <w:keepNext w:val="0"/>
        <w:keepLines w:val="0"/>
        <w:widowControl/>
        <w:numPr>
          <w:ilvl w:val="0"/>
          <w:numId w:val="14"/>
        </w:numPr>
        <w:suppressLineNumbers w:val="0"/>
        <w:spacing w:before="0" w:beforeAutospacing="1" w:after="0" w:afterAutospacing="1"/>
        <w:ind w:left="720" w:hanging="360"/>
      </w:pPr>
      <w:r>
        <w:t xml:space="preserve">描述子和关键点有什么区别？ </w:t>
      </w:r>
    </w:p>
    <w:p w14:paraId="358AA9FE">
      <w:pPr>
        <w:keepNext w:val="0"/>
        <w:keepLines w:val="0"/>
        <w:widowControl/>
        <w:numPr>
          <w:numId w:val="0"/>
        </w:numPr>
        <w:suppressLineNumbers w:val="0"/>
        <w:spacing w:before="0" w:beforeAutospacing="1" w:after="0" w:afterAutospacing="1"/>
        <w:ind w:left="360" w:leftChars="0"/>
        <w:rPr>
          <w:rFonts w:hint="eastAsia" w:ascii="宋体" w:hAnsi="宋体" w:eastAsia="宋体" w:cs="宋体"/>
          <w:color w:val="0000FF"/>
          <w:kern w:val="2"/>
          <w:sz w:val="24"/>
          <w:szCs w:val="24"/>
          <w:lang w:val="en-US" w:eastAsia="zh-CN" w:bidi="ar-SA"/>
        </w:rPr>
      </w:pPr>
      <w:r>
        <w:rPr>
          <w:rFonts w:hint="eastAsia" w:ascii="宋体" w:hAnsi="宋体" w:eastAsia="宋体" w:cs="宋体"/>
          <w:color w:val="0000FF"/>
          <w:kern w:val="2"/>
          <w:sz w:val="24"/>
          <w:szCs w:val="24"/>
          <w:lang w:val="en-US" w:eastAsia="zh-CN" w:bidi="ar-SA"/>
        </w:rPr>
        <w:t>关键点：解决的是“在哪（Where）”的问题。它记录的是图像中具有显著特征的像素的空间位置（如</w:t>
      </w:r>
      <w:r>
        <w:rPr>
          <w:rFonts w:hint="eastAsia" w:ascii="宋体" w:hAnsi="宋体" w:cs="宋体"/>
          <w:color w:val="0000FF"/>
          <w:kern w:val="2"/>
          <w:sz w:val="24"/>
          <w:szCs w:val="24"/>
          <w:lang w:val="en-US" w:eastAsia="zh-CN" w:bidi="ar-SA"/>
        </w:rPr>
        <w:t>x,y</w:t>
      </w:r>
      <w:r>
        <w:rPr>
          <w:rFonts w:hint="eastAsia" w:ascii="宋体" w:hAnsi="宋体" w:eastAsia="宋体" w:cs="宋体"/>
          <w:color w:val="0000FF"/>
          <w:kern w:val="2"/>
          <w:sz w:val="24"/>
          <w:szCs w:val="24"/>
          <w:lang w:val="en-US" w:eastAsia="zh-CN" w:bidi="ar-SA"/>
        </w:rPr>
        <w:t>坐标），以及它所在尺度和主方向。</w:t>
      </w:r>
    </w:p>
    <w:p w14:paraId="146223F2">
      <w:pPr>
        <w:keepNext w:val="0"/>
        <w:keepLines w:val="0"/>
        <w:widowControl/>
        <w:numPr>
          <w:numId w:val="0"/>
        </w:numPr>
        <w:suppressLineNumbers w:val="0"/>
        <w:spacing w:before="0" w:beforeAutospacing="1" w:after="0" w:afterAutospacing="1"/>
        <w:ind w:left="360" w:leftChars="0"/>
        <w:rPr>
          <w:rFonts w:hint="eastAsia" w:ascii="宋体" w:hAnsi="宋体" w:eastAsia="宋体" w:cs="宋体"/>
          <w:color w:val="0000FF"/>
          <w:kern w:val="2"/>
          <w:sz w:val="24"/>
          <w:szCs w:val="24"/>
          <w:lang w:val="en-US" w:eastAsia="zh-CN" w:bidi="ar-SA"/>
        </w:rPr>
      </w:pPr>
      <w:r>
        <w:rPr>
          <w:rFonts w:hint="eastAsia" w:ascii="宋体" w:hAnsi="宋体" w:eastAsia="宋体" w:cs="宋体"/>
          <w:color w:val="0000FF"/>
          <w:kern w:val="2"/>
          <w:sz w:val="24"/>
          <w:szCs w:val="24"/>
          <w:lang w:val="en-US" w:eastAsia="zh-CN" w:bidi="ar-SA"/>
        </w:rPr>
        <w:t>描述子</w:t>
      </w:r>
      <w:r>
        <w:rPr>
          <w:rFonts w:hint="eastAsia" w:ascii="宋体" w:hAnsi="宋体" w:cs="宋体"/>
          <w:color w:val="0000FF"/>
          <w:kern w:val="2"/>
          <w:sz w:val="24"/>
          <w:szCs w:val="24"/>
          <w:lang w:val="en-US" w:eastAsia="zh-CN" w:bidi="ar-SA"/>
        </w:rPr>
        <w:t>：解决的是“是谁（Who / What）”的问题。它是对关键点周围局部邻域图像信息的数学抽象。它记录了该点周围的纹理、明暗变化等特征。</w:t>
      </w:r>
    </w:p>
    <w:p w14:paraId="2789F00C">
      <w:pPr>
        <w:keepNext w:val="0"/>
        <w:keepLines w:val="0"/>
        <w:widowControl/>
        <w:numPr>
          <w:ilvl w:val="0"/>
          <w:numId w:val="14"/>
        </w:numPr>
        <w:suppressLineNumbers w:val="0"/>
        <w:spacing w:before="0" w:beforeAutospacing="1" w:after="0" w:afterAutospacing="1"/>
        <w:ind w:left="720" w:hanging="360"/>
      </w:pPr>
      <w:r>
        <w:t xml:space="preserve">为什么只知道关键点位置还不够，还需要描述子？ </w:t>
      </w:r>
    </w:p>
    <w:p w14:paraId="424BB38C">
      <w:pPr>
        <w:keepNext w:val="0"/>
        <w:keepLines w:val="0"/>
        <w:widowControl/>
        <w:numPr>
          <w:ilvl w:val="0"/>
          <w:numId w:val="0"/>
        </w:numPr>
        <w:suppressLineNumbers w:val="0"/>
        <w:spacing w:before="0" w:beforeAutospacing="1" w:after="0" w:afterAutospacing="1"/>
        <w:ind w:left="360" w:leftChars="0"/>
        <w:rPr>
          <w:rFonts w:hint="eastAsia" w:ascii="宋体" w:hAnsi="宋体" w:eastAsia="宋体" w:cs="宋体"/>
          <w:color w:val="0000FF"/>
          <w:kern w:val="2"/>
          <w:sz w:val="24"/>
          <w:szCs w:val="24"/>
          <w:lang w:val="en-US" w:eastAsia="zh-CN" w:bidi="ar-SA"/>
        </w:rPr>
      </w:pPr>
      <w:r>
        <w:rPr>
          <w:rFonts w:hint="eastAsia" w:ascii="宋体" w:hAnsi="宋体" w:eastAsia="宋体" w:cs="宋体"/>
          <w:color w:val="0000FF"/>
          <w:kern w:val="2"/>
          <w:sz w:val="24"/>
          <w:szCs w:val="24"/>
          <w:lang w:val="en-US" w:eastAsia="zh-CN" w:bidi="ar-SA"/>
        </w:rPr>
        <w:t>因为在特征匹配的实际应用中（如两张不同的照片），相机的视角、距离、光照都已经发生了变化。</w:t>
      </w:r>
    </w:p>
    <w:p w14:paraId="0E5B90BD">
      <w:pPr>
        <w:keepNext w:val="0"/>
        <w:keepLines w:val="0"/>
        <w:widowControl/>
        <w:numPr>
          <w:ilvl w:val="0"/>
          <w:numId w:val="0"/>
        </w:numPr>
        <w:suppressLineNumbers w:val="0"/>
        <w:spacing w:before="0" w:beforeAutospacing="1" w:after="0" w:afterAutospacing="1"/>
        <w:ind w:left="360" w:leftChars="0"/>
        <w:rPr>
          <w:rFonts w:hint="default" w:ascii="宋体" w:hAnsi="宋体" w:eastAsia="宋体" w:cs="宋体"/>
          <w:color w:val="0000FF"/>
          <w:kern w:val="2"/>
          <w:sz w:val="24"/>
          <w:szCs w:val="24"/>
          <w:lang w:val="en-US" w:eastAsia="zh-CN" w:bidi="ar-SA"/>
        </w:rPr>
      </w:pPr>
      <w:r>
        <w:rPr>
          <w:rFonts w:hint="eastAsia" w:ascii="宋体" w:hAnsi="宋体" w:eastAsia="宋体" w:cs="宋体"/>
          <w:color w:val="0000FF"/>
          <w:kern w:val="2"/>
          <w:sz w:val="24"/>
          <w:szCs w:val="24"/>
          <w:lang w:val="en-US" w:eastAsia="zh-CN" w:bidi="ar-SA"/>
        </w:rPr>
        <w:t>如果只知道关键点在原图中的</w:t>
      </w:r>
      <w:r>
        <w:rPr>
          <w:rFonts w:hint="eastAsia" w:ascii="宋体" w:hAnsi="宋体" w:cs="宋体"/>
          <w:color w:val="0000FF"/>
          <w:kern w:val="2"/>
          <w:sz w:val="24"/>
          <w:szCs w:val="24"/>
          <w:lang w:val="en-US" w:eastAsia="zh-CN" w:bidi="ar-SA"/>
        </w:rPr>
        <w:t>(x,y)</w:t>
      </w:r>
      <w:r>
        <w:rPr>
          <w:rFonts w:hint="eastAsia" w:ascii="宋体" w:hAnsi="宋体" w:eastAsia="宋体" w:cs="宋体"/>
          <w:color w:val="0000FF"/>
          <w:kern w:val="2"/>
          <w:sz w:val="24"/>
          <w:szCs w:val="24"/>
          <w:lang w:val="en-US" w:eastAsia="zh-CN" w:bidi="ar-SA"/>
        </w:rPr>
        <w:t>坐标，一旦目标物体发生平移或旋转，这个坐标在场景图中就完全失效了。面对场景图中提取出的成百上千个新的关键点，我们无法通过坐标去对应。 因此，我们必须借助描述子来提取该点周围的局部视觉特征，通过计算两个描述子向量之间的距离（相似度），来确定两张图中的两个点在物理世界中是否属于同一个位置。</w:t>
      </w:r>
    </w:p>
    <w:p w14:paraId="428238B4">
      <w:pPr>
        <w:keepNext w:val="0"/>
        <w:keepLines w:val="0"/>
        <w:widowControl/>
        <w:numPr>
          <w:ilvl w:val="0"/>
          <w:numId w:val="14"/>
        </w:numPr>
        <w:suppressLineNumbers w:val="0"/>
        <w:spacing w:before="0" w:beforeAutospacing="1" w:after="0" w:afterAutospacing="1"/>
        <w:ind w:left="720" w:hanging="360"/>
      </w:pPr>
      <w:r>
        <w:t xml:space="preserve">ORB 描述子的输出维度是多少？ </w:t>
      </w:r>
    </w:p>
    <w:p w14:paraId="3305576F">
      <w:pPr>
        <w:keepNext w:val="0"/>
        <w:keepLines w:val="0"/>
        <w:widowControl/>
        <w:numPr>
          <w:ilvl w:val="0"/>
          <w:numId w:val="0"/>
        </w:numPr>
        <w:suppressLineNumbers w:val="0"/>
        <w:spacing w:before="0" w:beforeAutospacing="1" w:after="0" w:afterAutospacing="1"/>
        <w:ind w:left="360" w:leftChars="0"/>
        <w:rPr>
          <w:rFonts w:hint="default" w:ascii="宋体" w:hAnsi="宋体" w:eastAsia="宋体" w:cs="宋体"/>
          <w:color w:val="0000FF"/>
          <w:kern w:val="2"/>
          <w:sz w:val="24"/>
          <w:szCs w:val="24"/>
          <w:lang w:val="en-US" w:eastAsia="zh-CN" w:bidi="ar-SA"/>
        </w:rPr>
      </w:pPr>
      <w:r>
        <w:rPr>
          <w:rFonts w:hint="eastAsia" w:ascii="宋体" w:hAnsi="宋体" w:eastAsia="宋体" w:cs="宋体"/>
          <w:color w:val="0000FF"/>
          <w:kern w:val="2"/>
          <w:sz w:val="24"/>
          <w:szCs w:val="24"/>
          <w:lang w:val="en-US" w:eastAsia="zh-CN" w:bidi="ar-SA"/>
        </w:rPr>
        <w:t>ORB描述子的输出维度是32</w:t>
      </w:r>
      <w:r>
        <w:rPr>
          <w:rFonts w:hint="eastAsia" w:ascii="宋体" w:hAnsi="宋体" w:cs="宋体"/>
          <w:color w:val="0000FF"/>
          <w:kern w:val="2"/>
          <w:sz w:val="24"/>
          <w:szCs w:val="24"/>
          <w:lang w:val="en-US" w:eastAsia="zh-CN" w:bidi="ar-SA"/>
        </w:rPr>
        <w:t>,代表每个特征点由一个长度为 32 字节（Bytes）的数组来描述。由于1个字节包含8位，所以它实际上是一个长度为256位（bits）的二进制向量。</w:t>
      </w:r>
    </w:p>
    <w:p w14:paraId="04777F1A">
      <w:pPr>
        <w:keepNext w:val="0"/>
        <w:keepLines w:val="0"/>
        <w:widowControl/>
        <w:numPr>
          <w:ilvl w:val="0"/>
          <w:numId w:val="14"/>
        </w:numPr>
        <w:suppressLineNumbers w:val="0"/>
        <w:spacing w:before="0" w:beforeAutospacing="1" w:after="0" w:afterAutospacing="1"/>
        <w:ind w:left="720" w:hanging="360"/>
      </w:pPr>
      <w:r>
        <w:t xml:space="preserve">ORB 描述子为什么是二进制描述子？ </w:t>
      </w:r>
    </w:p>
    <w:p w14:paraId="23A373E4">
      <w:pPr>
        <w:keepNext w:val="0"/>
        <w:keepLines w:val="0"/>
        <w:widowControl/>
        <w:numPr>
          <w:ilvl w:val="0"/>
          <w:numId w:val="0"/>
        </w:numPr>
        <w:suppressLineNumbers w:val="0"/>
        <w:spacing w:before="0" w:beforeAutospacing="1" w:after="0" w:afterAutospacing="1"/>
        <w:ind w:left="360" w:leftChars="0"/>
        <w:rPr>
          <w:rFonts w:hint="eastAsia" w:ascii="宋体" w:hAnsi="宋体" w:eastAsia="宋体" w:cs="宋体"/>
          <w:color w:val="0000FF"/>
          <w:kern w:val="2"/>
          <w:sz w:val="24"/>
          <w:szCs w:val="24"/>
          <w:lang w:val="en-US" w:eastAsia="zh-CN" w:bidi="ar-SA"/>
        </w:rPr>
      </w:pPr>
      <w:r>
        <w:rPr>
          <w:rFonts w:hint="eastAsia" w:ascii="宋体" w:hAnsi="宋体" w:eastAsia="宋体" w:cs="宋体"/>
          <w:color w:val="0000FF"/>
          <w:kern w:val="2"/>
          <w:sz w:val="24"/>
          <w:szCs w:val="24"/>
          <w:lang w:val="en-US" w:eastAsia="zh-CN" w:bidi="ar-SA"/>
        </w:rPr>
        <w:t>ORB算法的描述子部分是基于BRIEF（Binary Robust Independent Elementary Features）算法改进而来的。</w:t>
      </w:r>
    </w:p>
    <w:p w14:paraId="7AF3968E">
      <w:pPr>
        <w:keepNext w:val="0"/>
        <w:keepLines w:val="0"/>
        <w:widowControl/>
        <w:numPr>
          <w:ilvl w:val="0"/>
          <w:numId w:val="0"/>
        </w:numPr>
        <w:suppressLineNumbers w:val="0"/>
        <w:spacing w:before="0" w:beforeAutospacing="1" w:after="0" w:afterAutospacing="1"/>
        <w:ind w:left="360" w:leftChars="0"/>
        <w:rPr>
          <w:rFonts w:hint="eastAsia" w:ascii="宋体" w:hAnsi="宋体" w:eastAsia="宋体" w:cs="宋体"/>
          <w:color w:val="0000FF"/>
          <w:kern w:val="2"/>
          <w:sz w:val="24"/>
          <w:szCs w:val="24"/>
          <w:lang w:val="en-US" w:eastAsia="zh-CN" w:bidi="ar-SA"/>
        </w:rPr>
      </w:pPr>
      <w:r>
        <w:rPr>
          <w:rFonts w:hint="eastAsia" w:ascii="宋体" w:hAnsi="宋体" w:eastAsia="宋体" w:cs="宋体"/>
          <w:color w:val="0000FF"/>
          <w:kern w:val="2"/>
          <w:sz w:val="24"/>
          <w:szCs w:val="24"/>
          <w:lang w:val="en-US" w:eastAsia="zh-CN" w:bidi="ar-SA"/>
        </w:rPr>
        <w:t>算法会在关键点周围的邻域内按特定模式随机选取256对像素点。对于每一对像素</w:t>
      </w:r>
      <w:r>
        <w:rPr>
          <w:rFonts w:hint="eastAsia" w:ascii="宋体" w:hAnsi="宋体" w:cs="宋体"/>
          <w:color w:val="0000FF"/>
          <w:kern w:val="2"/>
          <w:sz w:val="24"/>
          <w:szCs w:val="24"/>
          <w:lang w:val="en-US" w:eastAsia="zh-CN" w:bidi="ar-SA"/>
        </w:rPr>
        <w:t>(p1,p2)</w:t>
      </w:r>
      <w:r>
        <w:rPr>
          <w:rFonts w:hint="eastAsia" w:ascii="宋体" w:hAnsi="宋体" w:eastAsia="宋体" w:cs="宋体"/>
          <w:color w:val="0000FF"/>
          <w:kern w:val="2"/>
          <w:sz w:val="24"/>
          <w:szCs w:val="24"/>
          <w:lang w:val="en-US" w:eastAsia="zh-CN" w:bidi="ar-SA"/>
        </w:rPr>
        <w:t xml:space="preserve">，比较它们的灰度值大小：如果 </w:t>
      </w:r>
      <w:r>
        <w:rPr>
          <w:rFonts w:hint="eastAsia" w:ascii="宋体" w:hAnsi="宋体" w:cs="宋体"/>
          <w:color w:val="0000FF"/>
          <w:kern w:val="2"/>
          <w:sz w:val="24"/>
          <w:szCs w:val="24"/>
          <w:lang w:val="en-US" w:eastAsia="zh-CN" w:bidi="ar-SA"/>
        </w:rPr>
        <w:t>p1</w:t>
      </w:r>
      <w:r>
        <w:rPr>
          <w:rFonts w:hint="eastAsia" w:ascii="宋体" w:hAnsi="宋体" w:eastAsia="宋体" w:cs="宋体"/>
          <w:color w:val="0000FF"/>
          <w:kern w:val="2"/>
          <w:sz w:val="24"/>
          <w:szCs w:val="24"/>
          <w:lang w:val="en-US" w:eastAsia="zh-CN" w:bidi="ar-SA"/>
        </w:rPr>
        <w:t>&lt;</w:t>
      </w:r>
      <w:r>
        <w:rPr>
          <w:rFonts w:hint="eastAsia" w:ascii="宋体" w:hAnsi="宋体" w:cs="宋体"/>
          <w:color w:val="0000FF"/>
          <w:kern w:val="2"/>
          <w:sz w:val="24"/>
          <w:szCs w:val="24"/>
          <w:lang w:val="en-US" w:eastAsia="zh-CN" w:bidi="ar-SA"/>
        </w:rPr>
        <w:t>p2</w:t>
      </w:r>
      <w:r>
        <w:rPr>
          <w:rFonts w:hint="eastAsia" w:ascii="宋体" w:hAnsi="宋体" w:eastAsia="宋体" w:cs="宋体"/>
          <w:color w:val="0000FF"/>
          <w:kern w:val="2"/>
          <w:sz w:val="24"/>
          <w:szCs w:val="24"/>
          <w:lang w:val="en-US" w:eastAsia="zh-CN" w:bidi="ar-SA"/>
        </w:rPr>
        <w:t>，则该位记为1；否则记为0。重复256次，就得到了一串由0和1组成的256位二进制编码。</w:t>
      </w:r>
    </w:p>
    <w:p w14:paraId="304EB925">
      <w:pPr>
        <w:pStyle w:val="3"/>
        <w:keepNext w:val="0"/>
        <w:keepLines w:val="0"/>
        <w:widowControl/>
        <w:suppressLineNumbers w:val="0"/>
      </w:pPr>
      <w:r>
        <w:t>问题 3：为什么 ORB 使用 Hamming distance？</w:t>
      </w:r>
    </w:p>
    <w:p w14:paraId="367D4B32">
      <w:pPr>
        <w:pStyle w:val="6"/>
        <w:keepNext w:val="0"/>
        <w:keepLines w:val="0"/>
        <w:widowControl/>
        <w:suppressLineNumbers w:val="0"/>
      </w:pPr>
      <w:r>
        <w:t>请回答：</w:t>
      </w:r>
    </w:p>
    <w:p w14:paraId="6F5E8D85">
      <w:pPr>
        <w:keepNext w:val="0"/>
        <w:keepLines w:val="0"/>
        <w:widowControl/>
        <w:numPr>
          <w:ilvl w:val="0"/>
          <w:numId w:val="15"/>
        </w:numPr>
        <w:suppressLineNumbers w:val="0"/>
        <w:spacing w:before="0" w:beforeAutospacing="1" w:after="0" w:afterAutospacing="1"/>
        <w:ind w:left="720" w:hanging="360"/>
      </w:pPr>
      <w:r>
        <w:t xml:space="preserve">ORB 描述子的基本结构是什么？ </w:t>
      </w:r>
    </w:p>
    <w:p w14:paraId="38071B28">
      <w:pPr>
        <w:keepNext w:val="0"/>
        <w:keepLines w:val="0"/>
        <w:widowControl/>
        <w:numPr>
          <w:ilvl w:val="0"/>
          <w:numId w:val="0"/>
        </w:numPr>
        <w:suppressLineNumbers w:val="0"/>
        <w:spacing w:before="0" w:beforeAutospacing="1" w:after="0" w:afterAutospacing="1"/>
        <w:ind w:left="360" w:leftChars="0"/>
        <w:rPr>
          <w:rFonts w:hint="eastAsia" w:ascii="宋体" w:hAnsi="宋体" w:eastAsia="宋体" w:cs="宋体"/>
          <w:color w:val="0000FF"/>
          <w:kern w:val="2"/>
          <w:sz w:val="24"/>
          <w:szCs w:val="24"/>
          <w:lang w:val="en-US" w:eastAsia="zh-CN" w:bidi="ar-SA"/>
        </w:rPr>
      </w:pPr>
      <w:r>
        <w:rPr>
          <w:rFonts w:hint="eastAsia" w:ascii="宋体" w:hAnsi="宋体" w:eastAsia="宋体" w:cs="宋体"/>
          <w:color w:val="0000FF"/>
          <w:kern w:val="2"/>
          <w:sz w:val="24"/>
          <w:szCs w:val="24"/>
          <w:lang w:val="en-US" w:eastAsia="zh-CN" w:bidi="ar-SA"/>
        </w:rPr>
        <w:t>ORB 描述子的基本结构是一个定长的二进制字符串（或称为二进制向量）</w:t>
      </w:r>
    </w:p>
    <w:p w14:paraId="4FE412AC">
      <w:pPr>
        <w:keepNext w:val="0"/>
        <w:keepLines w:val="0"/>
        <w:widowControl/>
        <w:numPr>
          <w:ilvl w:val="0"/>
          <w:numId w:val="0"/>
        </w:numPr>
        <w:suppressLineNumbers w:val="0"/>
        <w:spacing w:before="0" w:beforeAutospacing="1" w:after="0" w:afterAutospacing="1"/>
        <w:ind w:left="360" w:leftChars="0"/>
        <w:rPr>
          <w:rFonts w:hint="eastAsia" w:ascii="宋体" w:hAnsi="宋体" w:eastAsia="宋体" w:cs="宋体"/>
          <w:color w:val="0000FF"/>
          <w:kern w:val="2"/>
          <w:sz w:val="24"/>
          <w:szCs w:val="24"/>
          <w:lang w:val="en-US" w:eastAsia="zh-CN" w:bidi="ar-SA"/>
        </w:rPr>
      </w:pPr>
      <w:r>
        <w:rPr>
          <w:rFonts w:hint="eastAsia" w:ascii="宋体" w:hAnsi="宋体" w:eastAsia="宋体" w:cs="宋体"/>
          <w:color w:val="0000FF"/>
          <w:kern w:val="2"/>
          <w:sz w:val="24"/>
          <w:szCs w:val="24"/>
          <w:lang w:val="en-US" w:eastAsia="zh-CN" w:bidi="ar-SA"/>
        </w:rPr>
        <w:t>在默认配置下，它由256个比特（bit）组成（即占用32个字节的内存空间）。这串由0和1组成的序列，是通过在关键点周围的局部邻域内，按特定模式选取256对像素点，并比较它们的灰度大小来生成的（例如：如果像素A的灰度大于像素B，则该特征位记为1，否则记为0）。</w:t>
      </w:r>
    </w:p>
    <w:p w14:paraId="6EAE0949">
      <w:pPr>
        <w:keepNext w:val="0"/>
        <w:keepLines w:val="0"/>
        <w:widowControl/>
        <w:numPr>
          <w:ilvl w:val="0"/>
          <w:numId w:val="15"/>
        </w:numPr>
        <w:suppressLineNumbers w:val="0"/>
        <w:spacing w:before="0" w:beforeAutospacing="1" w:after="0" w:afterAutospacing="1"/>
        <w:ind w:left="720" w:hanging="360"/>
      </w:pPr>
      <w:r>
        <w:t xml:space="preserve">Hamming distance 衡量的是什么？ </w:t>
      </w:r>
    </w:p>
    <w:p w14:paraId="397A47AD">
      <w:pPr>
        <w:keepNext w:val="0"/>
        <w:keepLines w:val="0"/>
        <w:widowControl/>
        <w:numPr>
          <w:ilvl w:val="0"/>
          <w:numId w:val="0"/>
        </w:numPr>
        <w:suppressLineNumbers w:val="0"/>
        <w:spacing w:before="0" w:beforeAutospacing="1" w:after="0" w:afterAutospacing="1"/>
        <w:ind w:left="360" w:leftChars="0"/>
        <w:rPr>
          <w:rFonts w:hint="eastAsia" w:ascii="宋体" w:hAnsi="宋体" w:eastAsia="宋体" w:cs="宋体"/>
          <w:color w:val="0000FF"/>
          <w:kern w:val="2"/>
          <w:sz w:val="24"/>
          <w:szCs w:val="24"/>
          <w:lang w:val="en-US" w:eastAsia="zh-CN" w:bidi="ar-SA"/>
        </w:rPr>
      </w:pPr>
      <w:r>
        <w:rPr>
          <w:rFonts w:hint="eastAsia" w:ascii="宋体" w:hAnsi="宋体" w:eastAsia="宋体" w:cs="宋体"/>
          <w:color w:val="0000FF"/>
          <w:kern w:val="2"/>
          <w:sz w:val="24"/>
          <w:szCs w:val="24"/>
          <w:lang w:val="en-US" w:eastAsia="zh-CN" w:bidi="ar-SA"/>
        </w:rPr>
        <w:t>衡量的是两个等长字符串之间，对应位置上不相同的字符个数。放到ORB描述子的语境中，Hamming distance衡量的就是两个256位的二进制向量中，比特位不相同（即一个是0，另一个是1）的数量。汉明距离的值越小，说明两个描述子在底层像素级别的结构越相似；如果汉明距离为0，则说明两个特征点周围的局部图像特征完全一模一样。</w:t>
      </w:r>
    </w:p>
    <w:p w14:paraId="30A96B25">
      <w:pPr>
        <w:keepNext w:val="0"/>
        <w:keepLines w:val="0"/>
        <w:widowControl/>
        <w:numPr>
          <w:ilvl w:val="0"/>
          <w:numId w:val="15"/>
        </w:numPr>
        <w:suppressLineNumbers w:val="0"/>
        <w:spacing w:before="0" w:beforeAutospacing="1" w:after="0" w:afterAutospacing="1"/>
        <w:ind w:left="720" w:hanging="360"/>
      </w:pPr>
      <w:r>
        <w:t xml:space="preserve">为什么 ORB 不使用普通欧氏距离进行匹配？ </w:t>
      </w:r>
    </w:p>
    <w:p w14:paraId="6DF7066C">
      <w:pPr>
        <w:keepNext w:val="0"/>
        <w:keepLines w:val="0"/>
        <w:widowControl/>
        <w:numPr>
          <w:ilvl w:val="0"/>
          <w:numId w:val="0"/>
        </w:numPr>
        <w:suppressLineNumbers w:val="0"/>
        <w:spacing w:before="0" w:beforeAutospacing="1" w:after="0" w:afterAutospacing="1"/>
        <w:ind w:left="360" w:leftChars="0"/>
        <w:rPr>
          <w:rFonts w:hint="eastAsia" w:ascii="宋体" w:hAnsi="宋体" w:eastAsia="宋体" w:cs="宋体"/>
          <w:color w:val="0000FF"/>
          <w:kern w:val="2"/>
          <w:sz w:val="24"/>
          <w:szCs w:val="24"/>
          <w:lang w:val="en-US" w:eastAsia="zh-CN" w:bidi="ar-SA"/>
        </w:rPr>
      </w:pPr>
      <w:r>
        <w:rPr>
          <w:rFonts w:hint="eastAsia" w:ascii="宋体" w:hAnsi="宋体" w:eastAsia="宋体" w:cs="宋体"/>
          <w:color w:val="0000FF"/>
          <w:kern w:val="2"/>
          <w:sz w:val="24"/>
          <w:szCs w:val="24"/>
          <w:lang w:val="en-US" w:eastAsia="zh-CN" w:bidi="ar-SA"/>
        </w:rPr>
        <w:t xml:space="preserve">数据结构不匹配： </w:t>
      </w:r>
    </w:p>
    <w:p w14:paraId="0A0ADE5A">
      <w:pPr>
        <w:keepNext w:val="0"/>
        <w:keepLines w:val="0"/>
        <w:widowControl/>
        <w:numPr>
          <w:ilvl w:val="0"/>
          <w:numId w:val="0"/>
        </w:numPr>
        <w:suppressLineNumbers w:val="0"/>
        <w:spacing w:before="0" w:beforeAutospacing="1" w:after="0" w:afterAutospacing="1"/>
        <w:ind w:left="360" w:leftChars="0" w:firstLine="416" w:firstLineChars="0"/>
        <w:rPr>
          <w:rFonts w:hint="eastAsia" w:ascii="宋体" w:hAnsi="宋体" w:eastAsia="宋体" w:cs="宋体"/>
          <w:color w:val="0000FF"/>
          <w:kern w:val="2"/>
          <w:sz w:val="24"/>
          <w:szCs w:val="24"/>
          <w:lang w:val="en-US" w:eastAsia="zh-CN" w:bidi="ar-SA"/>
        </w:rPr>
      </w:pPr>
      <w:r>
        <w:rPr>
          <w:rFonts w:hint="eastAsia" w:ascii="宋体" w:hAnsi="宋体" w:eastAsia="宋体" w:cs="宋体"/>
          <w:color w:val="0000FF"/>
          <w:kern w:val="2"/>
          <w:sz w:val="24"/>
          <w:szCs w:val="24"/>
          <w:lang w:val="en-US" w:eastAsia="zh-CN" w:bidi="ar-SA"/>
        </w:rPr>
        <w:t>欧氏距离是专门为连续的浮点数向量（例如SIFT提取的128维浮点型描述子）设计的。而ORB的描述子是纯粹的离散二进制串，对只有0和1的向量去进行欧氏距离的几何运算，在数学意义上并不直观，且大材小用。</w:t>
      </w:r>
    </w:p>
    <w:p w14:paraId="739A12BE">
      <w:pPr>
        <w:keepNext w:val="0"/>
        <w:keepLines w:val="0"/>
        <w:widowControl/>
        <w:numPr>
          <w:ilvl w:val="0"/>
          <w:numId w:val="0"/>
        </w:numPr>
        <w:suppressLineNumbers w:val="0"/>
        <w:spacing w:before="0" w:beforeAutospacing="1" w:after="0" w:afterAutospacing="1"/>
        <w:ind w:left="360" w:leftChars="0"/>
        <w:rPr>
          <w:rFonts w:hint="eastAsia" w:ascii="宋体" w:hAnsi="宋体" w:eastAsia="宋体" w:cs="宋体"/>
          <w:color w:val="0000FF"/>
          <w:kern w:val="2"/>
          <w:sz w:val="24"/>
          <w:szCs w:val="24"/>
          <w:lang w:val="en-US" w:eastAsia="zh-CN" w:bidi="ar-SA"/>
        </w:rPr>
      </w:pPr>
      <w:r>
        <w:rPr>
          <w:rFonts w:hint="eastAsia" w:ascii="宋体" w:hAnsi="宋体" w:eastAsia="宋体" w:cs="宋体"/>
          <w:color w:val="0000FF"/>
          <w:kern w:val="2"/>
          <w:sz w:val="24"/>
          <w:szCs w:val="24"/>
          <w:lang w:val="en-US" w:eastAsia="zh-CN" w:bidi="ar-SA"/>
        </w:rPr>
        <w:t>计算效率高</w:t>
      </w:r>
      <w:r>
        <w:rPr>
          <w:rFonts w:hint="eastAsia" w:ascii="宋体" w:hAnsi="宋体" w:eastAsia="宋体" w:cs="宋体"/>
          <w:color w:val="0000FF"/>
          <w:kern w:val="2"/>
          <w:sz w:val="24"/>
          <w:szCs w:val="24"/>
          <w:lang w:val="en-US" w:eastAsia="zh-CN" w:bidi="ar-SA"/>
        </w:rPr>
        <w:t xml:space="preserve">： </w:t>
      </w:r>
    </w:p>
    <w:p w14:paraId="6921EB79">
      <w:pPr>
        <w:keepNext w:val="0"/>
        <w:keepLines w:val="0"/>
        <w:widowControl/>
        <w:numPr>
          <w:ilvl w:val="0"/>
          <w:numId w:val="0"/>
        </w:numPr>
        <w:suppressLineNumbers w:val="0"/>
        <w:spacing w:before="0" w:beforeAutospacing="1" w:after="0" w:afterAutospacing="1"/>
        <w:ind w:left="360" w:leftChars="0" w:firstLine="416" w:firstLineChars="0"/>
        <w:rPr>
          <w:rFonts w:hint="eastAsia" w:ascii="宋体" w:hAnsi="宋体" w:eastAsia="宋体" w:cs="宋体"/>
          <w:color w:val="0000FF"/>
          <w:kern w:val="2"/>
          <w:sz w:val="24"/>
          <w:szCs w:val="24"/>
          <w:lang w:val="en-US" w:eastAsia="zh-CN" w:bidi="ar-SA"/>
        </w:rPr>
      </w:pPr>
      <w:r>
        <w:rPr>
          <w:rFonts w:hint="eastAsia" w:ascii="宋体" w:hAnsi="宋体" w:eastAsia="宋体" w:cs="宋体"/>
          <w:color w:val="0000FF"/>
          <w:kern w:val="2"/>
          <w:sz w:val="24"/>
          <w:szCs w:val="24"/>
          <w:lang w:val="en-US" w:eastAsia="zh-CN" w:bidi="ar-SA"/>
        </w:rPr>
        <w:t>计算普通的欧氏距离需要进行大量的浮点数减法、平方、求和以及开平方根运算，计算代价极高。而计算汉明距离时，在计算机底层硬件中只需要对两个二进制串执行一次按位异或（XOR）操作，然后统计结果中1的个数（通常调用硬件级的POPCNT指令）即可。这种纯粹的位运算极大地降低了计算开销，使得ORB的匹配速度比SIFT快一到两个数量级，从而能够轻松胜任要求极高的实时（Real-time）视频流处理任务。</w:t>
      </w:r>
    </w:p>
    <w:p w14:paraId="296A5359">
      <w:pPr>
        <w:pStyle w:val="3"/>
        <w:keepNext w:val="0"/>
        <w:keepLines w:val="0"/>
        <w:widowControl/>
        <w:suppressLineNumbers w:val="0"/>
      </w:pPr>
      <w:r>
        <w:t>问题 4：ORB为什么对旋转、平移和一定尺度变化具有鲁棒性？</w:t>
      </w:r>
    </w:p>
    <w:p w14:paraId="0F5702A3">
      <w:pPr>
        <w:pStyle w:val="6"/>
        <w:keepNext w:val="0"/>
        <w:keepLines w:val="0"/>
        <w:widowControl/>
        <w:suppressLineNumbers w:val="0"/>
      </w:pPr>
      <w:r>
        <w:t>请回答：</w:t>
      </w:r>
    </w:p>
    <w:p w14:paraId="38002930">
      <w:pPr>
        <w:keepNext w:val="0"/>
        <w:keepLines w:val="0"/>
        <w:widowControl/>
        <w:numPr>
          <w:ilvl w:val="0"/>
          <w:numId w:val="16"/>
        </w:numPr>
        <w:suppressLineNumbers w:val="0"/>
        <w:spacing w:before="0" w:beforeAutospacing="1" w:after="0" w:afterAutospacing="1"/>
        <w:ind w:left="720" w:hanging="360"/>
      </w:pPr>
      <w:r>
        <w:t xml:space="preserve">为什么描述子在关键点局部邻域中计算，所以对平移比较鲁棒？ </w:t>
      </w:r>
    </w:p>
    <w:p w14:paraId="13EB84D6">
      <w:pPr>
        <w:keepNext w:val="0"/>
        <w:keepLines w:val="0"/>
        <w:widowControl/>
        <w:numPr>
          <w:ilvl w:val="0"/>
          <w:numId w:val="0"/>
        </w:numPr>
        <w:suppressLineNumbers w:val="0"/>
        <w:spacing w:before="0" w:beforeAutospacing="1" w:after="0" w:afterAutospacing="1"/>
        <w:ind w:left="360" w:leftChars="0" w:firstLine="416" w:firstLineChars="0"/>
        <w:rPr>
          <w:rFonts w:hint="eastAsia" w:ascii="宋体" w:hAnsi="宋体" w:eastAsia="宋体" w:cs="宋体"/>
          <w:color w:val="0000FF"/>
          <w:kern w:val="2"/>
          <w:sz w:val="24"/>
          <w:szCs w:val="24"/>
          <w:lang w:val="en-US" w:eastAsia="zh-CN" w:bidi="ar-SA"/>
        </w:rPr>
      </w:pPr>
      <w:r>
        <w:rPr>
          <w:rFonts w:hint="eastAsia" w:ascii="宋体" w:hAnsi="宋体" w:eastAsia="宋体" w:cs="宋体"/>
          <w:color w:val="0000FF"/>
          <w:kern w:val="2"/>
          <w:sz w:val="24"/>
          <w:szCs w:val="24"/>
          <w:lang w:val="en-US" w:eastAsia="zh-CN" w:bidi="ar-SA"/>
        </w:rPr>
        <w:t>因为特征描述子是建立在相对位置的基础上的。当目标物体在图像中发生平移时，关键点（坐标）会随着物体一起平移，而描述子是截取以该关键点为中心的一小块“局部邻域图像（Patch）”来计算的。由于这个局部图块内部的像素相对分布、灰度差异并没有发生任何改变，所以无论这个图块被平移到图像的哪个角落，计算出来的二进制描述子都是完全一样的。因此，它对平移具有天生的绝对鲁棒性。</w:t>
      </w:r>
    </w:p>
    <w:p w14:paraId="1D0A94D1">
      <w:pPr>
        <w:keepNext w:val="0"/>
        <w:keepLines w:val="0"/>
        <w:widowControl/>
        <w:numPr>
          <w:ilvl w:val="0"/>
          <w:numId w:val="16"/>
        </w:numPr>
        <w:suppressLineNumbers w:val="0"/>
        <w:spacing w:before="0" w:beforeAutospacing="1" w:after="0" w:afterAutospacing="1"/>
        <w:ind w:left="720" w:hanging="360"/>
      </w:pPr>
      <w:r>
        <w:t xml:space="preserve">ORB 如何通过方向估计增强旋转鲁棒性？ </w:t>
      </w:r>
    </w:p>
    <w:p w14:paraId="7F9CD869">
      <w:pPr>
        <w:keepNext w:val="0"/>
        <w:keepLines w:val="0"/>
        <w:widowControl/>
        <w:numPr>
          <w:ilvl w:val="0"/>
          <w:numId w:val="0"/>
        </w:numPr>
        <w:suppressLineNumbers w:val="0"/>
        <w:spacing w:before="0" w:beforeAutospacing="1" w:after="0" w:afterAutospacing="1"/>
        <w:ind w:left="360" w:leftChars="0" w:firstLine="416" w:firstLineChars="0"/>
        <w:rPr>
          <w:rFonts w:hint="eastAsia" w:ascii="宋体" w:hAnsi="宋体" w:eastAsia="宋体" w:cs="宋体"/>
          <w:color w:val="0000FF"/>
          <w:kern w:val="2"/>
          <w:sz w:val="24"/>
          <w:szCs w:val="24"/>
          <w:lang w:val="en-US" w:eastAsia="zh-CN" w:bidi="ar-SA"/>
        </w:rPr>
      </w:pPr>
      <w:r>
        <w:rPr>
          <w:rFonts w:hint="eastAsia" w:ascii="宋体" w:hAnsi="宋体" w:eastAsia="宋体" w:cs="宋体"/>
          <w:color w:val="0000FF"/>
          <w:kern w:val="2"/>
          <w:sz w:val="24"/>
          <w:szCs w:val="24"/>
          <w:lang w:val="en-US" w:eastAsia="zh-CN" w:bidi="ar-SA"/>
        </w:rPr>
        <w:t>ORB引入了灰度质心法（Intensity Centroid）来解决旋转不变性。传统的FAST角点和BRIEF描述子是不具备旋转不变性的，ORB在计算描述子之前，会先计算局部图像块的几何中心和灰度质心（亮度分布的重心）。连接几何中心到灰度质心的向量，就定义了该特征点的主方向（Orientation）。在生成二进制描述子时，ORB会先将采样点坐标矩阵按照这个主方向旋转（Steered BRIEF），然后再进行像素值比较。这样，无论图像怎么旋转，描述子都是相对于它自己的主方向计算出来的，从而实现了极强的旋转鲁棒性。</w:t>
      </w:r>
    </w:p>
    <w:p w14:paraId="3DD56C08">
      <w:pPr>
        <w:keepNext w:val="0"/>
        <w:keepLines w:val="0"/>
        <w:widowControl/>
        <w:numPr>
          <w:ilvl w:val="0"/>
          <w:numId w:val="16"/>
        </w:numPr>
        <w:suppressLineNumbers w:val="0"/>
        <w:spacing w:before="0" w:beforeAutospacing="1" w:after="0" w:afterAutospacing="1"/>
        <w:ind w:left="720" w:hanging="360"/>
      </w:pPr>
      <w:r>
        <w:t xml:space="preserve">ORB 如何通过图像金字塔增强尺度鲁棒性？ </w:t>
      </w:r>
    </w:p>
    <w:p w14:paraId="621D7936">
      <w:pPr>
        <w:keepNext w:val="0"/>
        <w:keepLines w:val="0"/>
        <w:widowControl/>
        <w:numPr>
          <w:ilvl w:val="0"/>
          <w:numId w:val="0"/>
        </w:numPr>
        <w:suppressLineNumbers w:val="0"/>
        <w:spacing w:before="0" w:beforeAutospacing="1" w:after="0" w:afterAutospacing="1"/>
        <w:ind w:left="360" w:leftChars="0" w:firstLine="416" w:firstLineChars="0"/>
        <w:rPr>
          <w:rFonts w:hint="eastAsia" w:ascii="宋体" w:hAnsi="宋体" w:eastAsia="宋体" w:cs="宋体"/>
          <w:color w:val="0000FF"/>
          <w:kern w:val="2"/>
          <w:sz w:val="24"/>
          <w:szCs w:val="24"/>
          <w:lang w:val="en-US" w:eastAsia="zh-CN" w:bidi="ar-SA"/>
        </w:rPr>
      </w:pPr>
      <w:r>
        <w:rPr>
          <w:rFonts w:hint="eastAsia" w:ascii="宋体" w:hAnsi="宋体" w:eastAsia="宋体" w:cs="宋体"/>
          <w:color w:val="0000FF"/>
          <w:kern w:val="2"/>
          <w:sz w:val="24"/>
          <w:szCs w:val="24"/>
          <w:lang w:val="en-US" w:eastAsia="zh-CN" w:bidi="ar-SA"/>
        </w:rPr>
        <w:t>ORB通过构建图像金字塔（Image Pyramid）来解决尺度（大小）变化问题。单纯的FAST角点只在固定大小的像素窗口内检测，如果物体离相机变远（变小），原本的平缓边缘可能会缩成一个角点，原有的特征就会丢失。ORB 算法在运行前，会将原图像按比例逐层缩小，构建出一个多层分辨率的图像金字塔。然后在金字塔的每一层图像上都独立进行一次FAST角点检测。这样一来，无论目标物体在视野中是变大了还是变小了，总能在金字塔的某一层中找到与之匹配的尺度，从而实现了一定的尺度鲁棒性。</w:t>
      </w:r>
    </w:p>
    <w:p w14:paraId="4E65A75A">
      <w:pPr>
        <w:keepNext w:val="0"/>
        <w:keepLines w:val="0"/>
        <w:widowControl/>
        <w:numPr>
          <w:ilvl w:val="0"/>
          <w:numId w:val="16"/>
        </w:numPr>
        <w:suppressLineNumbers w:val="0"/>
        <w:spacing w:before="0" w:beforeAutospacing="1" w:after="0" w:afterAutospacing="1"/>
        <w:ind w:left="720" w:hanging="360"/>
      </w:pPr>
      <w:r>
        <w:t xml:space="preserve">ORB 是否能完全抵抗透视变换？为什么？ </w:t>
      </w:r>
    </w:p>
    <w:p w14:paraId="77E6A4B9">
      <w:pPr>
        <w:keepNext w:val="0"/>
        <w:keepLines w:val="0"/>
        <w:widowControl/>
        <w:numPr>
          <w:ilvl w:val="0"/>
          <w:numId w:val="0"/>
        </w:numPr>
        <w:suppressLineNumbers w:val="0"/>
        <w:spacing w:before="0" w:beforeAutospacing="1" w:after="0" w:afterAutospacing="1"/>
        <w:ind w:left="360" w:leftChars="0" w:firstLine="416" w:firstLineChars="0"/>
        <w:rPr>
          <w:rFonts w:hint="eastAsia" w:ascii="宋体" w:hAnsi="宋体" w:eastAsia="宋体" w:cs="宋体"/>
          <w:color w:val="0000FF"/>
          <w:kern w:val="2"/>
          <w:sz w:val="24"/>
          <w:szCs w:val="24"/>
          <w:lang w:val="en-US" w:eastAsia="zh-CN" w:bidi="ar-SA"/>
        </w:rPr>
      </w:pPr>
      <w:r>
        <w:rPr>
          <w:rFonts w:hint="eastAsia" w:ascii="宋体" w:hAnsi="宋体" w:eastAsia="宋体" w:cs="宋体"/>
          <w:color w:val="0000FF"/>
          <w:kern w:val="2"/>
          <w:sz w:val="24"/>
          <w:szCs w:val="24"/>
          <w:lang w:val="en-US" w:eastAsia="zh-CN" w:bidi="ar-SA"/>
        </w:rPr>
        <w:t>不能完全抵抗。</w:t>
      </w:r>
    </w:p>
    <w:p w14:paraId="2F991072">
      <w:pPr>
        <w:keepNext w:val="0"/>
        <w:keepLines w:val="0"/>
        <w:widowControl/>
        <w:numPr>
          <w:ilvl w:val="0"/>
          <w:numId w:val="0"/>
        </w:numPr>
        <w:suppressLineNumbers w:val="0"/>
        <w:spacing w:before="0" w:beforeAutospacing="1" w:after="0" w:afterAutospacing="1"/>
        <w:ind w:left="360" w:leftChars="0" w:firstLine="416" w:firstLineChars="0"/>
        <w:rPr>
          <w:rFonts w:hint="eastAsia" w:ascii="宋体" w:hAnsi="宋体" w:eastAsia="宋体" w:cs="宋体"/>
          <w:color w:val="0000FF"/>
          <w:kern w:val="2"/>
          <w:sz w:val="24"/>
          <w:szCs w:val="24"/>
          <w:lang w:val="en-US" w:eastAsia="zh-CN" w:bidi="ar-SA"/>
        </w:rPr>
      </w:pPr>
      <w:r>
        <w:rPr>
          <w:rFonts w:hint="eastAsia" w:ascii="宋体" w:hAnsi="宋体" w:eastAsia="宋体" w:cs="宋体"/>
          <w:color w:val="0000FF"/>
          <w:kern w:val="2"/>
          <w:sz w:val="24"/>
          <w:szCs w:val="24"/>
          <w:lang w:val="en-US" w:eastAsia="zh-CN" w:bidi="ar-SA"/>
        </w:rPr>
        <w:t>透视变换（Perspective Transformation，如视角倾斜造成的近大远小）会导致目标物体在二维图像上发生非线性的几何畸变（例如原本的矩形变成了不规则四边形，夹角发生改变）。</w:t>
      </w:r>
    </w:p>
    <w:p w14:paraId="4059D254">
      <w:pPr>
        <w:keepNext w:val="0"/>
        <w:keepLines w:val="0"/>
        <w:widowControl/>
        <w:numPr>
          <w:ilvl w:val="0"/>
          <w:numId w:val="0"/>
        </w:numPr>
        <w:suppressLineNumbers w:val="0"/>
        <w:spacing w:before="0" w:beforeAutospacing="1" w:after="0" w:afterAutospacing="1"/>
        <w:ind w:left="360" w:leftChars="0" w:firstLine="416" w:firstLineChars="0"/>
        <w:rPr>
          <w:rFonts w:hint="eastAsia" w:ascii="宋体" w:hAnsi="宋体" w:eastAsia="宋体" w:cs="宋体"/>
          <w:color w:val="0000FF"/>
          <w:kern w:val="2"/>
          <w:sz w:val="24"/>
          <w:szCs w:val="24"/>
          <w:lang w:val="en-US" w:eastAsia="zh-CN" w:bidi="ar-SA"/>
        </w:rPr>
      </w:pPr>
      <w:r>
        <w:rPr>
          <w:rFonts w:hint="eastAsia" w:ascii="宋体" w:hAnsi="宋体" w:eastAsia="宋体" w:cs="宋体"/>
          <w:color w:val="0000FF"/>
          <w:kern w:val="2"/>
          <w:sz w:val="24"/>
          <w:szCs w:val="24"/>
          <w:lang w:val="en-US" w:eastAsia="zh-CN" w:bidi="ar-SA"/>
        </w:rPr>
        <w:t>ORB的描述子是基于圆形的局部邻域采样的。在严重的透视变换下，原本的圆形邻域会被拉伸成椭圆，内部像素的相对距离和位置会被严重破坏。虽然ORB能够容忍轻微的视角形变，但面对大角度的透视畸变时</w:t>
      </w:r>
      <w:r>
        <w:rPr>
          <w:rFonts w:hint="eastAsia" w:ascii="宋体" w:hAnsi="宋体" w:cs="宋体"/>
          <w:color w:val="0000FF"/>
          <w:kern w:val="2"/>
          <w:sz w:val="24"/>
          <w:szCs w:val="24"/>
          <w:lang w:val="en-US" w:eastAsia="zh-CN" w:bidi="ar-SA"/>
        </w:rPr>
        <w:t>，</w:t>
      </w:r>
      <w:r>
        <w:rPr>
          <w:rFonts w:hint="eastAsia" w:ascii="宋体" w:hAnsi="宋体" w:eastAsia="宋体" w:cs="宋体"/>
          <w:color w:val="0000FF"/>
          <w:kern w:val="2"/>
          <w:sz w:val="24"/>
          <w:szCs w:val="24"/>
          <w:lang w:val="en-US" w:eastAsia="zh-CN" w:bidi="ar-SA"/>
        </w:rPr>
        <w:t>其BRIEF描述子会失效。</w:t>
      </w:r>
    </w:p>
    <w:p w14:paraId="47434868">
      <w:pPr>
        <w:pStyle w:val="3"/>
        <w:keepNext w:val="0"/>
        <w:keepLines w:val="0"/>
        <w:widowControl/>
        <w:suppressLineNumbers w:val="0"/>
      </w:pPr>
      <w:r>
        <w:t>问题 5：为什么初始匹配中会有错误匹配？</w:t>
      </w:r>
    </w:p>
    <w:p w14:paraId="4E01FE13">
      <w:pPr>
        <w:pStyle w:val="6"/>
        <w:keepNext w:val="0"/>
        <w:keepLines w:val="0"/>
        <w:widowControl/>
        <w:suppressLineNumbers w:val="0"/>
      </w:pPr>
      <w:r>
        <w:t>请结合初始匹配图回答：</w:t>
      </w:r>
    </w:p>
    <w:p w14:paraId="7D3A61FA">
      <w:pPr>
        <w:keepNext w:val="0"/>
        <w:keepLines w:val="0"/>
        <w:widowControl/>
        <w:numPr>
          <w:ilvl w:val="0"/>
          <w:numId w:val="17"/>
        </w:numPr>
        <w:suppressLineNumbers w:val="0"/>
        <w:spacing w:before="0" w:beforeAutospacing="1" w:after="0" w:afterAutospacing="1"/>
        <w:ind w:left="720" w:hanging="360"/>
      </w:pPr>
      <w:r>
        <w:t xml:space="preserve">错误匹配通常出现在什么情况下？ </w:t>
      </w:r>
    </w:p>
    <w:p w14:paraId="2FF89364">
      <w:pPr>
        <w:keepNext w:val="0"/>
        <w:keepLines w:val="0"/>
        <w:widowControl/>
        <w:numPr>
          <w:ilvl w:val="0"/>
          <w:numId w:val="0"/>
        </w:numPr>
        <w:suppressLineNumbers w:val="0"/>
        <w:spacing w:before="0" w:beforeAutospacing="1" w:after="0" w:afterAutospacing="1"/>
        <w:ind w:left="360" w:leftChars="0" w:firstLine="416" w:firstLineChars="0"/>
        <w:rPr>
          <w:rFonts w:hint="eastAsia" w:ascii="宋体" w:hAnsi="宋体" w:eastAsia="宋体" w:cs="宋体"/>
          <w:color w:val="0000FF"/>
          <w:kern w:val="2"/>
          <w:sz w:val="24"/>
          <w:szCs w:val="24"/>
          <w:lang w:val="en-US" w:eastAsia="zh-CN" w:bidi="ar-SA"/>
        </w:rPr>
      </w:pPr>
      <w:r>
        <w:rPr>
          <w:rFonts w:hint="eastAsia" w:ascii="宋体" w:hAnsi="宋体" w:eastAsia="宋体" w:cs="宋体"/>
          <w:color w:val="0000FF"/>
          <w:kern w:val="2"/>
          <w:sz w:val="24"/>
          <w:szCs w:val="24"/>
          <w:lang w:val="en-US" w:eastAsia="zh-CN" w:bidi="ar-SA"/>
        </w:rPr>
        <w:t>错误匹配（外点/Outliers）通常呈现为不平行的、杂乱交叉的连线，它们主要出现在以下情况：</w:t>
      </w:r>
    </w:p>
    <w:p w14:paraId="4AAEAECB">
      <w:pPr>
        <w:keepNext w:val="0"/>
        <w:keepLines w:val="0"/>
        <w:widowControl/>
        <w:numPr>
          <w:ilvl w:val="0"/>
          <w:numId w:val="18"/>
        </w:numPr>
        <w:suppressLineNumbers w:val="0"/>
        <w:spacing w:before="0" w:beforeAutospacing="1" w:after="0" w:afterAutospacing="1"/>
        <w:ind w:firstLine="420" w:firstLineChars="0"/>
        <w:rPr>
          <w:rFonts w:hint="eastAsia" w:ascii="宋体" w:hAnsi="宋体" w:eastAsia="宋体" w:cs="宋体"/>
          <w:color w:val="0000FF"/>
          <w:kern w:val="2"/>
          <w:sz w:val="24"/>
          <w:szCs w:val="24"/>
          <w:lang w:val="en-US" w:eastAsia="zh-CN" w:bidi="ar-SA"/>
        </w:rPr>
      </w:pPr>
      <w:r>
        <w:rPr>
          <w:rFonts w:hint="eastAsia" w:ascii="宋体" w:hAnsi="宋体" w:eastAsia="宋体" w:cs="宋体"/>
          <w:color w:val="0000FF"/>
          <w:kern w:val="2"/>
          <w:sz w:val="24"/>
          <w:szCs w:val="24"/>
          <w:lang w:val="en-US" w:eastAsia="zh-CN" w:bidi="ar-SA"/>
        </w:rPr>
        <w:t>目标点错连到背景：</w:t>
      </w:r>
      <w:r>
        <w:rPr>
          <w:rFonts w:hint="eastAsia" w:ascii="宋体" w:hAnsi="宋体" w:cs="宋体"/>
          <w:color w:val="0000FF"/>
          <w:kern w:val="2"/>
          <w:sz w:val="24"/>
          <w:szCs w:val="24"/>
          <w:lang w:val="en-US" w:eastAsia="zh-CN" w:bidi="ar-SA"/>
        </w:rPr>
        <w:t>原</w:t>
      </w:r>
      <w:r>
        <w:rPr>
          <w:rFonts w:hint="eastAsia" w:ascii="宋体" w:hAnsi="宋体" w:eastAsia="宋体" w:cs="宋体"/>
          <w:color w:val="0000FF"/>
          <w:kern w:val="2"/>
          <w:sz w:val="24"/>
          <w:szCs w:val="24"/>
          <w:lang w:val="en-US" w:eastAsia="zh-CN" w:bidi="ar-SA"/>
        </w:rPr>
        <w:t>图上的点被错误地连接到了场景图中的椅子、塑料袋或其他与目标无关的区域。</w:t>
      </w:r>
    </w:p>
    <w:p w14:paraId="53D4C370">
      <w:pPr>
        <w:keepNext w:val="0"/>
        <w:keepLines w:val="0"/>
        <w:widowControl/>
        <w:numPr>
          <w:ilvl w:val="0"/>
          <w:numId w:val="18"/>
        </w:numPr>
        <w:suppressLineNumbers w:val="0"/>
        <w:spacing w:before="0" w:beforeAutospacing="1" w:after="0" w:afterAutospacing="1"/>
        <w:ind w:firstLine="420" w:firstLineChars="0"/>
        <w:rPr>
          <w:rFonts w:hint="eastAsia" w:ascii="宋体" w:hAnsi="宋体" w:eastAsia="宋体" w:cs="宋体"/>
          <w:color w:val="0000FF"/>
          <w:kern w:val="2"/>
          <w:sz w:val="24"/>
          <w:szCs w:val="24"/>
          <w:lang w:val="en-US" w:eastAsia="zh-CN" w:bidi="ar-SA"/>
        </w:rPr>
      </w:pPr>
      <w:r>
        <w:rPr>
          <w:rFonts w:hint="eastAsia" w:ascii="宋体" w:hAnsi="宋体" w:eastAsia="宋体" w:cs="宋体"/>
          <w:color w:val="0000FF"/>
          <w:kern w:val="2"/>
          <w:sz w:val="24"/>
          <w:szCs w:val="24"/>
          <w:lang w:val="en-US" w:eastAsia="zh-CN" w:bidi="ar-SA"/>
        </w:rPr>
        <w:t>目标点错连到相似物体：场景中存在多个相似的盒子，模板图上的点连到了错误的盒子上。</w:t>
      </w:r>
    </w:p>
    <w:p w14:paraId="13B4ED68">
      <w:pPr>
        <w:keepNext w:val="0"/>
        <w:keepLines w:val="0"/>
        <w:widowControl/>
        <w:numPr>
          <w:ilvl w:val="0"/>
          <w:numId w:val="18"/>
        </w:numPr>
        <w:suppressLineNumbers w:val="0"/>
        <w:spacing w:before="0" w:beforeAutospacing="1" w:after="0" w:afterAutospacing="1"/>
        <w:ind w:firstLine="420" w:firstLineChars="0"/>
        <w:rPr>
          <w:rFonts w:hint="eastAsia" w:ascii="宋体" w:hAnsi="宋体" w:eastAsia="宋体" w:cs="宋体"/>
          <w:color w:val="0000FF"/>
          <w:kern w:val="2"/>
          <w:sz w:val="24"/>
          <w:szCs w:val="24"/>
          <w:lang w:val="en-US" w:eastAsia="zh-CN" w:bidi="ar-SA"/>
        </w:rPr>
      </w:pPr>
      <w:r>
        <w:rPr>
          <w:rFonts w:hint="eastAsia" w:ascii="宋体" w:hAnsi="宋体" w:eastAsia="宋体" w:cs="宋体"/>
          <w:color w:val="0000FF"/>
          <w:kern w:val="2"/>
          <w:sz w:val="24"/>
          <w:szCs w:val="24"/>
          <w:lang w:val="en-US" w:eastAsia="zh-CN" w:bidi="ar-SA"/>
        </w:rPr>
        <w:t>物体内部的错位连接：模板图左上角的特征点，错误地连到了场景图中饼干盒右下角的相似特征上。</w:t>
      </w:r>
    </w:p>
    <w:p w14:paraId="6CBF497B">
      <w:pPr>
        <w:keepNext w:val="0"/>
        <w:keepLines w:val="0"/>
        <w:widowControl/>
        <w:numPr>
          <w:ilvl w:val="0"/>
          <w:numId w:val="17"/>
        </w:numPr>
        <w:suppressLineNumbers w:val="0"/>
        <w:spacing w:before="0" w:beforeAutospacing="1" w:after="0" w:afterAutospacing="1"/>
        <w:ind w:left="720" w:hanging="360"/>
      </w:pPr>
      <w:r>
        <w:t xml:space="preserve">重复纹理、相似图案、背景干扰为什么会导致错误匹配？ </w:t>
      </w:r>
    </w:p>
    <w:p w14:paraId="5C460534">
      <w:pPr>
        <w:keepNext w:val="0"/>
        <w:keepLines w:val="0"/>
        <w:widowControl/>
        <w:numPr>
          <w:numId w:val="0"/>
        </w:numPr>
        <w:suppressLineNumbers w:val="0"/>
        <w:spacing w:before="0" w:beforeAutospacing="1" w:after="0" w:afterAutospacing="1"/>
        <w:ind w:firstLine="420" w:firstLineChars="0"/>
        <w:rPr>
          <w:rFonts w:hint="eastAsia" w:ascii="宋体" w:hAnsi="宋体" w:eastAsia="宋体" w:cs="宋体"/>
          <w:color w:val="0000FF"/>
          <w:kern w:val="2"/>
          <w:sz w:val="24"/>
          <w:szCs w:val="24"/>
          <w:lang w:val="en-US" w:eastAsia="zh-CN" w:bidi="ar-SA"/>
        </w:rPr>
      </w:pPr>
      <w:r>
        <w:rPr>
          <w:rFonts w:hint="eastAsia" w:ascii="宋体" w:hAnsi="宋体" w:eastAsia="宋体" w:cs="宋体"/>
          <w:color w:val="0000FF"/>
          <w:kern w:val="2"/>
          <w:sz w:val="24"/>
          <w:szCs w:val="24"/>
          <w:lang w:val="en-US" w:eastAsia="zh-CN" w:bidi="ar-SA"/>
        </w:rPr>
        <w:t>描述子仅仅是对关键点周围一个极小的局部邻域（如几十个像素的窗口）进行的特征编码</w:t>
      </w:r>
    </w:p>
    <w:p w14:paraId="35F16245">
      <w:pPr>
        <w:keepNext w:val="0"/>
        <w:keepLines w:val="0"/>
        <w:widowControl/>
        <w:numPr>
          <w:numId w:val="0"/>
        </w:numPr>
        <w:suppressLineNumbers w:val="0"/>
        <w:spacing w:before="0" w:beforeAutospacing="1" w:after="0" w:afterAutospacing="1"/>
        <w:ind w:firstLine="420" w:firstLineChars="0"/>
        <w:rPr>
          <w:rFonts w:hint="eastAsia" w:ascii="宋体" w:hAnsi="宋体" w:eastAsia="宋体" w:cs="宋体"/>
          <w:color w:val="0000FF"/>
          <w:kern w:val="2"/>
          <w:sz w:val="24"/>
          <w:szCs w:val="24"/>
          <w:lang w:val="en-US" w:eastAsia="zh-CN" w:bidi="ar-SA"/>
        </w:rPr>
      </w:pPr>
      <w:r>
        <w:rPr>
          <w:rFonts w:hint="eastAsia" w:ascii="宋体" w:hAnsi="宋体" w:eastAsia="宋体" w:cs="宋体"/>
          <w:color w:val="0000FF"/>
          <w:kern w:val="2"/>
          <w:sz w:val="24"/>
          <w:szCs w:val="24"/>
          <w:lang w:val="en-US" w:eastAsia="zh-CN" w:bidi="ar-SA"/>
        </w:rPr>
        <w:t>重复纹理与相似图案：如果包装盒上有多个相同的字母</w:t>
      </w:r>
      <w:r>
        <w:rPr>
          <w:rFonts w:hint="eastAsia" w:ascii="宋体" w:hAnsi="宋体" w:cs="宋体"/>
          <w:color w:val="0000FF"/>
          <w:kern w:val="2"/>
          <w:sz w:val="24"/>
          <w:szCs w:val="24"/>
          <w:lang w:val="en-US" w:eastAsia="zh-CN" w:bidi="ar-SA"/>
        </w:rPr>
        <w:t>A</w:t>
      </w:r>
      <w:r>
        <w:rPr>
          <w:rFonts w:hint="eastAsia" w:ascii="宋体" w:hAnsi="宋体" w:eastAsia="宋体" w:cs="宋体"/>
          <w:color w:val="0000FF"/>
          <w:kern w:val="2"/>
          <w:sz w:val="24"/>
          <w:szCs w:val="24"/>
          <w:lang w:val="en-US" w:eastAsia="zh-CN" w:bidi="ar-SA"/>
        </w:rPr>
        <w:t>或者重复的网格图案，它们在局部窗口内提取出的描述子编码几乎是一模一样的。算法无法通过局部特征区分“左边的A”和“右边的A”，从而导致错配。</w:t>
      </w:r>
    </w:p>
    <w:p w14:paraId="462D3303">
      <w:pPr>
        <w:keepNext w:val="0"/>
        <w:keepLines w:val="0"/>
        <w:widowControl/>
        <w:numPr>
          <w:numId w:val="0"/>
        </w:numPr>
        <w:suppressLineNumbers w:val="0"/>
        <w:spacing w:before="0" w:beforeAutospacing="1" w:after="0" w:afterAutospacing="1"/>
        <w:ind w:firstLine="420" w:firstLineChars="0"/>
        <w:rPr>
          <w:rFonts w:hint="eastAsia" w:ascii="宋体" w:hAnsi="宋体" w:eastAsia="宋体" w:cs="宋体"/>
          <w:color w:val="0000FF"/>
          <w:kern w:val="2"/>
          <w:sz w:val="24"/>
          <w:szCs w:val="24"/>
          <w:lang w:val="en-US" w:eastAsia="zh-CN" w:bidi="ar-SA"/>
        </w:rPr>
      </w:pPr>
      <w:r>
        <w:rPr>
          <w:rFonts w:hint="eastAsia" w:ascii="宋体" w:hAnsi="宋体" w:eastAsia="宋体" w:cs="宋体"/>
          <w:color w:val="0000FF"/>
          <w:kern w:val="2"/>
          <w:sz w:val="24"/>
          <w:szCs w:val="24"/>
          <w:lang w:val="en-US" w:eastAsia="zh-CN" w:bidi="ar-SA"/>
        </w:rPr>
        <w:t>背景干扰：复杂的背景可能会在局部产生与目标物体角点极其相似的明暗梯度变化。在暴力匹配时，背景上的某个随机斑点巧合地拥有了与目标特征高度相似的二进制编码，算法就会认错。</w:t>
      </w:r>
    </w:p>
    <w:p w14:paraId="70C68809">
      <w:pPr>
        <w:keepNext w:val="0"/>
        <w:keepLines w:val="0"/>
        <w:widowControl/>
        <w:numPr>
          <w:ilvl w:val="0"/>
          <w:numId w:val="17"/>
        </w:numPr>
        <w:suppressLineNumbers w:val="0"/>
        <w:spacing w:before="0" w:beforeAutospacing="1" w:after="0" w:afterAutospacing="1"/>
        <w:ind w:left="720" w:hanging="360"/>
      </w:pPr>
      <w:r>
        <w:t xml:space="preserve">是否匹配距离越小就一定是正确匹配？为什么？ </w:t>
      </w:r>
    </w:p>
    <w:p w14:paraId="1AF75AA4">
      <w:pPr>
        <w:keepNext w:val="0"/>
        <w:keepLines w:val="0"/>
        <w:widowControl/>
        <w:numPr>
          <w:ilvl w:val="0"/>
          <w:numId w:val="0"/>
        </w:numPr>
        <w:suppressLineNumbers w:val="0"/>
        <w:spacing w:before="0" w:beforeAutospacing="1" w:after="0" w:afterAutospacing="1"/>
        <w:ind w:firstLine="420" w:firstLineChars="0"/>
        <w:rPr>
          <w:rFonts w:hint="eastAsia" w:ascii="宋体" w:hAnsi="宋体" w:eastAsia="宋体" w:cs="宋体"/>
          <w:color w:val="0000FF"/>
          <w:kern w:val="2"/>
          <w:sz w:val="24"/>
          <w:szCs w:val="24"/>
          <w:lang w:val="en-US" w:eastAsia="zh-CN" w:bidi="ar-SA"/>
        </w:rPr>
      </w:pPr>
      <w:r>
        <w:rPr>
          <w:rFonts w:hint="eastAsia" w:ascii="宋体" w:hAnsi="宋体" w:eastAsia="宋体" w:cs="宋体"/>
          <w:color w:val="0000FF"/>
          <w:kern w:val="2"/>
          <w:sz w:val="24"/>
          <w:szCs w:val="24"/>
          <w:lang w:val="en-US" w:eastAsia="zh-CN" w:bidi="ar-SA"/>
        </w:rPr>
        <w:t>绝对不是。匹配距离极小并不等同于物理上的正确匹配。</w:t>
      </w:r>
    </w:p>
    <w:p w14:paraId="41935F86">
      <w:pPr>
        <w:keepNext w:val="0"/>
        <w:keepLines w:val="0"/>
        <w:widowControl/>
        <w:numPr>
          <w:ilvl w:val="0"/>
          <w:numId w:val="0"/>
        </w:numPr>
        <w:suppressLineNumbers w:val="0"/>
        <w:spacing w:before="0" w:beforeAutospacing="1" w:after="0" w:afterAutospacing="1"/>
        <w:ind w:firstLine="420" w:firstLineChars="0"/>
        <w:rPr>
          <w:rFonts w:hint="eastAsia" w:ascii="宋体" w:hAnsi="宋体" w:eastAsia="宋体" w:cs="宋体"/>
          <w:color w:val="0000FF"/>
          <w:kern w:val="2"/>
          <w:sz w:val="24"/>
          <w:szCs w:val="24"/>
          <w:lang w:val="en-US" w:eastAsia="zh-CN" w:bidi="ar-SA"/>
        </w:rPr>
      </w:pPr>
      <w:r>
        <w:rPr>
          <w:rFonts w:hint="eastAsia" w:ascii="宋体" w:hAnsi="宋体" w:eastAsia="宋体" w:cs="宋体"/>
          <w:color w:val="0000FF"/>
          <w:kern w:val="2"/>
          <w:sz w:val="24"/>
          <w:szCs w:val="24"/>
          <w:lang w:val="en-US" w:eastAsia="zh-CN" w:bidi="ar-SA"/>
        </w:rPr>
        <w:t>匹配距离（如汉明距离）仅仅衡量的是两个特征点在局部像素外观（图像层面）上的相似度。距离越小，只能说明这两个点周围一小圈的像素长得很像。</w:t>
      </w:r>
    </w:p>
    <w:p w14:paraId="49FF2B0D">
      <w:pPr>
        <w:keepNext w:val="0"/>
        <w:keepLines w:val="0"/>
        <w:widowControl/>
        <w:numPr>
          <w:ilvl w:val="0"/>
          <w:numId w:val="0"/>
        </w:numPr>
        <w:suppressLineNumbers w:val="0"/>
        <w:spacing w:before="0" w:beforeAutospacing="1" w:after="0" w:afterAutospacing="1"/>
        <w:ind w:firstLine="420" w:firstLineChars="0"/>
        <w:rPr>
          <w:rFonts w:hint="eastAsia" w:ascii="宋体" w:hAnsi="宋体" w:eastAsia="宋体" w:cs="宋体"/>
          <w:color w:val="0000FF"/>
          <w:kern w:val="2"/>
          <w:sz w:val="24"/>
          <w:szCs w:val="24"/>
          <w:lang w:val="en-US" w:eastAsia="zh-CN" w:bidi="ar-SA"/>
        </w:rPr>
      </w:pPr>
      <w:r>
        <w:rPr>
          <w:rFonts w:hint="eastAsia" w:ascii="宋体" w:hAnsi="宋体" w:eastAsia="宋体" w:cs="宋体"/>
          <w:color w:val="0000FF"/>
          <w:kern w:val="2"/>
          <w:sz w:val="24"/>
          <w:szCs w:val="24"/>
          <w:lang w:val="en-US" w:eastAsia="zh-CN" w:bidi="ar-SA"/>
        </w:rPr>
        <w:t>一个距离极小的匹配点对，在真实的三维物理空间和几何透视关系中可能是完全违背常理的（例如把天上的云匹配到了地上的白纸）。</w:t>
      </w:r>
    </w:p>
    <w:p w14:paraId="56AB2FAA">
      <w:pPr>
        <w:keepNext w:val="0"/>
        <w:keepLines w:val="0"/>
        <w:widowControl/>
        <w:numPr>
          <w:ilvl w:val="0"/>
          <w:numId w:val="0"/>
        </w:numPr>
        <w:suppressLineNumbers w:val="0"/>
        <w:spacing w:before="0" w:beforeAutospacing="1" w:after="0" w:afterAutospacing="1"/>
        <w:ind w:firstLine="420" w:firstLineChars="0"/>
        <w:rPr>
          <w:rFonts w:hint="eastAsia" w:ascii="宋体" w:hAnsi="宋体" w:eastAsia="宋体" w:cs="宋体"/>
          <w:color w:val="0000FF"/>
          <w:kern w:val="2"/>
          <w:sz w:val="24"/>
          <w:szCs w:val="24"/>
          <w:lang w:val="en-US" w:eastAsia="zh-CN" w:bidi="ar-SA"/>
        </w:rPr>
      </w:pPr>
    </w:p>
    <w:p w14:paraId="65992709">
      <w:pPr>
        <w:pStyle w:val="3"/>
        <w:keepNext w:val="0"/>
        <w:keepLines w:val="0"/>
        <w:widowControl/>
        <w:suppressLineNumbers w:val="0"/>
      </w:pPr>
      <w:r>
        <w:t>问题 6：RANSAC 的作用是什么？</w:t>
      </w:r>
    </w:p>
    <w:p w14:paraId="698A3729">
      <w:pPr>
        <w:pStyle w:val="6"/>
        <w:keepNext w:val="0"/>
        <w:keepLines w:val="0"/>
        <w:widowControl/>
        <w:suppressLineNumbers w:val="0"/>
      </w:pPr>
      <w:r>
        <w:t>请回答：</w:t>
      </w:r>
    </w:p>
    <w:p w14:paraId="4454F5FD">
      <w:pPr>
        <w:keepNext w:val="0"/>
        <w:keepLines w:val="0"/>
        <w:widowControl/>
        <w:numPr>
          <w:ilvl w:val="0"/>
          <w:numId w:val="19"/>
        </w:numPr>
        <w:suppressLineNumbers w:val="0"/>
        <w:spacing w:before="0" w:beforeAutospacing="1" w:after="0" w:afterAutospacing="1"/>
        <w:ind w:left="720" w:hanging="360"/>
      </w:pPr>
      <w:r>
        <w:t xml:space="preserve">RANSAC 是如何剔除错误匹配的？ </w:t>
      </w:r>
    </w:p>
    <w:p w14:paraId="3FC91002">
      <w:pPr>
        <w:keepNext w:val="0"/>
        <w:keepLines w:val="0"/>
        <w:widowControl/>
        <w:numPr>
          <w:ilvl w:val="0"/>
          <w:numId w:val="0"/>
        </w:numPr>
        <w:suppressLineNumbers w:val="0"/>
        <w:spacing w:before="0" w:beforeAutospacing="1" w:after="0" w:afterAutospacing="1"/>
        <w:ind w:firstLine="420" w:firstLineChars="0"/>
        <w:rPr>
          <w:rFonts w:hint="eastAsia" w:ascii="宋体" w:hAnsi="宋体" w:eastAsia="宋体" w:cs="宋体"/>
          <w:color w:val="0000FF"/>
          <w:kern w:val="2"/>
          <w:sz w:val="24"/>
          <w:szCs w:val="24"/>
          <w:lang w:val="en-US" w:eastAsia="zh-CN" w:bidi="ar-SA"/>
        </w:rPr>
      </w:pPr>
      <w:r>
        <w:rPr>
          <w:rFonts w:hint="eastAsia" w:ascii="宋体" w:hAnsi="宋体" w:eastAsia="宋体" w:cs="宋体"/>
          <w:color w:val="0000FF"/>
          <w:kern w:val="2"/>
          <w:sz w:val="24"/>
          <w:szCs w:val="24"/>
          <w:lang w:val="en-US" w:eastAsia="zh-CN" w:bidi="ar-SA"/>
        </w:rPr>
        <w:t>RANSAC（随机采样一致性算法，RANdom SAmple Consensus）采用了一种“不断试错并寻找最大共识”的迭代策略来剔除错误：</w:t>
      </w:r>
    </w:p>
    <w:p w14:paraId="0E878523">
      <w:pPr>
        <w:keepNext w:val="0"/>
        <w:keepLines w:val="0"/>
        <w:widowControl/>
        <w:numPr>
          <w:ilvl w:val="0"/>
          <w:numId w:val="0"/>
        </w:numPr>
        <w:suppressLineNumbers w:val="0"/>
        <w:spacing w:before="0" w:beforeAutospacing="1" w:after="0" w:afterAutospacing="1"/>
        <w:ind w:firstLine="420" w:firstLineChars="0"/>
        <w:rPr>
          <w:rFonts w:hint="eastAsia" w:ascii="宋体" w:hAnsi="宋体" w:eastAsia="宋体" w:cs="宋体"/>
          <w:color w:val="0000FF"/>
          <w:kern w:val="2"/>
          <w:sz w:val="24"/>
          <w:szCs w:val="24"/>
          <w:lang w:val="en-US" w:eastAsia="zh-CN" w:bidi="ar-SA"/>
        </w:rPr>
      </w:pPr>
      <w:r>
        <w:rPr>
          <w:rFonts w:hint="eastAsia" w:ascii="宋体" w:hAnsi="宋体" w:eastAsia="宋体" w:cs="宋体"/>
          <w:color w:val="0000FF"/>
          <w:kern w:val="2"/>
          <w:sz w:val="24"/>
          <w:szCs w:val="24"/>
          <w:lang w:val="en-US" w:eastAsia="zh-CN" w:bidi="ar-SA"/>
        </w:rPr>
        <w:t>随机采样与建立模型：算法会从所有初始匹配点中，随机抽出极少数的最基本点对（例如计算单应矩阵只需要4对点），假设它们是完全正确的，并用它们计算出一个数学变换模型（如Homography 矩阵）。</w:t>
      </w:r>
    </w:p>
    <w:p w14:paraId="6C160495">
      <w:pPr>
        <w:keepNext w:val="0"/>
        <w:keepLines w:val="0"/>
        <w:widowControl/>
        <w:numPr>
          <w:ilvl w:val="0"/>
          <w:numId w:val="0"/>
        </w:numPr>
        <w:suppressLineNumbers w:val="0"/>
        <w:spacing w:before="0" w:beforeAutospacing="1" w:after="0" w:afterAutospacing="1"/>
        <w:ind w:firstLine="420" w:firstLineChars="0"/>
        <w:rPr>
          <w:rFonts w:hint="eastAsia" w:ascii="宋体" w:hAnsi="宋体" w:eastAsia="宋体" w:cs="宋体"/>
          <w:color w:val="0000FF"/>
          <w:kern w:val="2"/>
          <w:sz w:val="24"/>
          <w:szCs w:val="24"/>
          <w:lang w:val="en-US" w:eastAsia="zh-CN" w:bidi="ar-SA"/>
        </w:rPr>
      </w:pPr>
      <w:r>
        <w:rPr>
          <w:rFonts w:hint="eastAsia" w:ascii="宋体" w:hAnsi="宋体" w:eastAsia="宋体" w:cs="宋体"/>
          <w:color w:val="0000FF"/>
          <w:kern w:val="2"/>
          <w:sz w:val="24"/>
          <w:szCs w:val="24"/>
          <w:lang w:val="en-US" w:eastAsia="zh-CN" w:bidi="ar-SA"/>
        </w:rPr>
        <w:t>全体验证（投票）：用这个刚刚算出的模型去测试剩下的所有匹配点。如果某个点经过该模型变换后，与其在目标图中的实际位置误差极小（小于设定的阈值，如 5.0），则投赞成票。</w:t>
      </w:r>
    </w:p>
    <w:p w14:paraId="770A0CCB">
      <w:pPr>
        <w:keepNext w:val="0"/>
        <w:keepLines w:val="0"/>
        <w:widowControl/>
        <w:numPr>
          <w:ilvl w:val="0"/>
          <w:numId w:val="0"/>
        </w:numPr>
        <w:suppressLineNumbers w:val="0"/>
        <w:spacing w:before="0" w:beforeAutospacing="1" w:after="0" w:afterAutospacing="1"/>
        <w:ind w:firstLine="420" w:firstLineChars="0"/>
        <w:rPr>
          <w:rFonts w:hint="eastAsia" w:ascii="宋体" w:hAnsi="宋体" w:eastAsia="宋体" w:cs="宋体"/>
          <w:color w:val="0000FF"/>
          <w:kern w:val="2"/>
          <w:sz w:val="24"/>
          <w:szCs w:val="24"/>
          <w:lang w:val="en-US" w:eastAsia="zh-CN" w:bidi="ar-SA"/>
        </w:rPr>
      </w:pPr>
      <w:r>
        <w:rPr>
          <w:rFonts w:hint="eastAsia" w:ascii="宋体" w:hAnsi="宋体" w:eastAsia="宋体" w:cs="宋体"/>
          <w:color w:val="0000FF"/>
          <w:kern w:val="2"/>
          <w:sz w:val="24"/>
          <w:szCs w:val="24"/>
          <w:lang w:val="en-US" w:eastAsia="zh-CN" w:bidi="ar-SA"/>
        </w:rPr>
        <w:t>迭代与择优：重复上述过程成百上千次，每次都会得到一个新模型和它的“赞成票数”。最终，RANSAC 会选择那个获得赞成票最多（即共识最大）的模型作为最终结果。那些没有投给这个获胜模型的点，就会被无情地当作错误匹配剔除掉。</w:t>
      </w:r>
    </w:p>
    <w:p w14:paraId="0DBBA74C">
      <w:pPr>
        <w:keepNext w:val="0"/>
        <w:keepLines w:val="0"/>
        <w:widowControl/>
        <w:numPr>
          <w:ilvl w:val="0"/>
          <w:numId w:val="19"/>
        </w:numPr>
        <w:suppressLineNumbers w:val="0"/>
        <w:spacing w:before="0" w:beforeAutospacing="1" w:after="0" w:afterAutospacing="1"/>
        <w:ind w:left="720" w:hanging="360"/>
      </w:pPr>
      <w:r>
        <w:t xml:space="preserve">RANSAC 使用的依据是描述子相似性，还是几何一致性？ </w:t>
      </w:r>
    </w:p>
    <w:p w14:paraId="48EC972E">
      <w:pPr>
        <w:keepNext w:val="0"/>
        <w:keepLines w:val="0"/>
        <w:widowControl/>
        <w:numPr>
          <w:ilvl w:val="0"/>
          <w:numId w:val="0"/>
        </w:numPr>
        <w:suppressLineNumbers w:val="0"/>
        <w:spacing w:before="0" w:beforeAutospacing="1" w:after="0" w:afterAutospacing="1"/>
        <w:ind w:firstLine="420" w:firstLineChars="0"/>
        <w:rPr>
          <w:rFonts w:hint="eastAsia" w:ascii="宋体" w:hAnsi="宋体" w:eastAsia="宋体" w:cs="宋体"/>
          <w:color w:val="0000FF"/>
          <w:kern w:val="2"/>
          <w:sz w:val="24"/>
          <w:szCs w:val="24"/>
          <w:lang w:val="en-US" w:eastAsia="zh-CN" w:bidi="ar-SA"/>
        </w:rPr>
      </w:pPr>
      <w:r>
        <w:rPr>
          <w:rFonts w:hint="eastAsia" w:ascii="宋体" w:hAnsi="宋体" w:eastAsia="宋体" w:cs="宋体"/>
          <w:color w:val="0000FF"/>
          <w:kern w:val="2"/>
          <w:sz w:val="24"/>
          <w:szCs w:val="24"/>
          <w:lang w:val="en-US" w:eastAsia="zh-CN" w:bidi="ar-SA"/>
        </w:rPr>
        <w:t>核心依据是几何一致性</w:t>
      </w:r>
      <w:r>
        <w:rPr>
          <w:rFonts w:hint="eastAsia" w:ascii="宋体" w:hAnsi="宋体" w:cs="宋体"/>
          <w:color w:val="0000FF"/>
          <w:kern w:val="2"/>
          <w:sz w:val="24"/>
          <w:szCs w:val="24"/>
          <w:lang w:val="en-US" w:eastAsia="zh-CN" w:bidi="ar-SA"/>
        </w:rPr>
        <w:t>，在最初的暴力匹配阶段（BFMatcher），我们使用的是“描述子相似性”（如汉明距离）来找特征点。但进入RANSAC阶段后，算法不再关心长得像不像，而是严格审查这些点对在二维空间坐标上的变换是否符合统一的三维透视物理规律。</w:t>
      </w:r>
    </w:p>
    <w:p w14:paraId="2C8CE6BA">
      <w:pPr>
        <w:keepNext w:val="0"/>
        <w:keepLines w:val="0"/>
        <w:widowControl/>
        <w:numPr>
          <w:ilvl w:val="0"/>
          <w:numId w:val="19"/>
        </w:numPr>
        <w:suppressLineNumbers w:val="0"/>
        <w:spacing w:before="0" w:beforeAutospacing="1" w:after="0" w:afterAutospacing="1"/>
        <w:ind w:left="720" w:hanging="360"/>
      </w:pPr>
      <w:r>
        <w:t xml:space="preserve">什么是 inlier？ </w:t>
      </w:r>
    </w:p>
    <w:p w14:paraId="40BA0466">
      <w:pPr>
        <w:keepNext w:val="0"/>
        <w:keepLines w:val="0"/>
        <w:widowControl/>
        <w:numPr>
          <w:ilvl w:val="0"/>
          <w:numId w:val="0"/>
        </w:numPr>
        <w:suppressLineNumbers w:val="0"/>
        <w:spacing w:before="0" w:beforeAutospacing="1" w:after="0" w:afterAutospacing="1"/>
        <w:ind w:firstLine="420" w:firstLineChars="0"/>
        <w:rPr>
          <w:rFonts w:hint="eastAsia" w:ascii="宋体" w:hAnsi="宋体" w:cs="宋体"/>
          <w:color w:val="0000FF"/>
          <w:kern w:val="2"/>
          <w:sz w:val="24"/>
          <w:szCs w:val="24"/>
          <w:lang w:val="en-US" w:eastAsia="zh-CN" w:bidi="ar-SA"/>
        </w:rPr>
      </w:pPr>
      <w:r>
        <w:rPr>
          <w:rFonts w:hint="eastAsia" w:ascii="宋体" w:hAnsi="宋体" w:cs="宋体"/>
          <w:color w:val="0000FF"/>
          <w:kern w:val="2"/>
          <w:sz w:val="24"/>
          <w:szCs w:val="24"/>
          <w:lang w:val="en-US" w:eastAsia="zh-CN" w:bidi="ar-SA"/>
        </w:rPr>
        <w:t>内点是指那些符合RANSAC最终选出的最优数学模型的匹配点。</w:t>
      </w:r>
    </w:p>
    <w:p w14:paraId="743A0CDC">
      <w:pPr>
        <w:keepNext w:val="0"/>
        <w:keepLines w:val="0"/>
        <w:widowControl/>
        <w:numPr>
          <w:ilvl w:val="0"/>
          <w:numId w:val="0"/>
        </w:numPr>
        <w:suppressLineNumbers w:val="0"/>
        <w:spacing w:before="0" w:beforeAutospacing="1" w:after="0" w:afterAutospacing="1"/>
        <w:ind w:firstLine="420" w:firstLineChars="0"/>
        <w:rPr>
          <w:rFonts w:hint="eastAsia" w:ascii="宋体" w:hAnsi="宋体" w:cs="宋体"/>
          <w:color w:val="0000FF"/>
          <w:kern w:val="2"/>
          <w:sz w:val="24"/>
          <w:szCs w:val="24"/>
          <w:lang w:val="en-US" w:eastAsia="zh-CN" w:bidi="ar-SA"/>
        </w:rPr>
      </w:pPr>
      <w:r>
        <w:rPr>
          <w:rFonts w:hint="eastAsia" w:ascii="宋体" w:hAnsi="宋体" w:cs="宋体"/>
          <w:color w:val="0000FF"/>
          <w:kern w:val="2"/>
          <w:sz w:val="24"/>
          <w:szCs w:val="24"/>
          <w:lang w:val="en-US" w:eastAsia="zh-CN" w:bidi="ar-SA"/>
        </w:rPr>
        <w:t>在物理意义上，它们代表了真正的、符合目标物体在三维空间中真实旋转、平移和透视形变的正确特征匹配对。</w:t>
      </w:r>
    </w:p>
    <w:p w14:paraId="68C63FE7">
      <w:pPr>
        <w:keepNext w:val="0"/>
        <w:keepLines w:val="0"/>
        <w:widowControl/>
        <w:numPr>
          <w:ilvl w:val="0"/>
          <w:numId w:val="19"/>
        </w:numPr>
        <w:suppressLineNumbers w:val="0"/>
        <w:spacing w:before="0" w:beforeAutospacing="1" w:after="0" w:afterAutospacing="1"/>
        <w:ind w:left="720" w:hanging="360"/>
      </w:pPr>
      <w:r>
        <w:t xml:space="preserve">什么是 outlier？ </w:t>
      </w:r>
    </w:p>
    <w:p w14:paraId="2EF00571">
      <w:pPr>
        <w:keepNext w:val="0"/>
        <w:keepLines w:val="0"/>
        <w:widowControl/>
        <w:numPr>
          <w:ilvl w:val="0"/>
          <w:numId w:val="0"/>
        </w:numPr>
        <w:suppressLineNumbers w:val="0"/>
        <w:spacing w:before="0" w:beforeAutospacing="1" w:after="0" w:afterAutospacing="1"/>
        <w:ind w:firstLine="420" w:firstLineChars="0"/>
        <w:rPr>
          <w:rFonts w:hint="eastAsia" w:ascii="宋体" w:hAnsi="宋体" w:cs="宋体"/>
          <w:color w:val="0000FF"/>
          <w:kern w:val="2"/>
          <w:sz w:val="24"/>
          <w:szCs w:val="24"/>
          <w:lang w:val="en-US" w:eastAsia="zh-CN" w:bidi="ar-SA"/>
        </w:rPr>
      </w:pPr>
      <w:r>
        <w:rPr>
          <w:rFonts w:hint="eastAsia" w:ascii="宋体" w:hAnsi="宋体" w:cs="宋体"/>
          <w:color w:val="0000FF"/>
          <w:kern w:val="2"/>
          <w:sz w:val="24"/>
          <w:szCs w:val="24"/>
          <w:lang w:val="en-US" w:eastAsia="zh-CN" w:bidi="ar-SA"/>
        </w:rPr>
        <w:t>外点是指那些不符合（严重偏离）最优数学模型的匹配点。它们通常是由背景干扰、重复纹理、光照突变或算法自身的局部盲目性所产生的错误连线。</w:t>
      </w:r>
    </w:p>
    <w:p w14:paraId="228DC77F">
      <w:pPr>
        <w:keepNext w:val="0"/>
        <w:keepLines w:val="0"/>
        <w:widowControl/>
        <w:numPr>
          <w:ilvl w:val="0"/>
          <w:numId w:val="0"/>
        </w:numPr>
        <w:suppressLineNumbers w:val="0"/>
        <w:spacing w:before="0" w:beforeAutospacing="1" w:after="0" w:afterAutospacing="1"/>
        <w:ind w:firstLine="420" w:firstLineChars="0"/>
        <w:rPr>
          <w:rFonts w:hint="eastAsia" w:ascii="宋体" w:hAnsi="宋体" w:cs="宋体"/>
          <w:color w:val="0000FF"/>
          <w:kern w:val="2"/>
          <w:sz w:val="24"/>
          <w:szCs w:val="24"/>
          <w:lang w:val="en-US" w:eastAsia="zh-CN" w:bidi="ar-SA"/>
        </w:rPr>
      </w:pPr>
    </w:p>
    <w:p w14:paraId="301FD5BD">
      <w:pPr>
        <w:keepNext w:val="0"/>
        <w:keepLines w:val="0"/>
        <w:widowControl/>
        <w:numPr>
          <w:ilvl w:val="0"/>
          <w:numId w:val="19"/>
        </w:numPr>
        <w:suppressLineNumbers w:val="0"/>
        <w:spacing w:before="0" w:beforeAutospacing="1" w:after="0" w:afterAutospacing="1"/>
        <w:ind w:left="720" w:hanging="360"/>
      </w:pPr>
      <w:r>
        <w:t xml:space="preserve">为什么 RANSAC 后的匹配线明显更合理？ </w:t>
      </w:r>
    </w:p>
    <w:p w14:paraId="0229406F">
      <w:pPr>
        <w:keepNext w:val="0"/>
        <w:keepLines w:val="0"/>
        <w:widowControl/>
        <w:numPr>
          <w:ilvl w:val="0"/>
          <w:numId w:val="0"/>
        </w:numPr>
        <w:suppressLineNumbers w:val="0"/>
        <w:spacing w:before="0" w:beforeAutospacing="1" w:after="0" w:afterAutospacing="1"/>
        <w:ind w:firstLine="420" w:firstLineChars="0"/>
        <w:rPr>
          <w:rFonts w:hint="eastAsia" w:ascii="宋体" w:hAnsi="宋体" w:cs="宋体"/>
          <w:color w:val="0000FF"/>
          <w:kern w:val="2"/>
          <w:sz w:val="24"/>
          <w:szCs w:val="24"/>
          <w:lang w:val="en-US" w:eastAsia="zh-CN" w:bidi="ar-SA"/>
        </w:rPr>
      </w:pPr>
      <w:r>
        <w:rPr>
          <w:rFonts w:hint="eastAsia" w:ascii="宋体" w:hAnsi="宋体" w:cs="宋体"/>
          <w:color w:val="0000FF"/>
          <w:kern w:val="2"/>
          <w:sz w:val="24"/>
          <w:szCs w:val="24"/>
          <w:lang w:val="en-US" w:eastAsia="zh-CN" w:bidi="ar-SA"/>
        </w:rPr>
        <w:t>经过RANSAC提纯后，所有被保留下来的匹配点（内点）都严格遵守着同一个空间单应性矩阵（Homography）的几何约束。</w:t>
      </w:r>
    </w:p>
    <w:p w14:paraId="1494F427">
      <w:pPr>
        <w:pStyle w:val="3"/>
        <w:keepNext w:val="0"/>
        <w:keepLines w:val="0"/>
        <w:widowControl/>
        <w:suppressLineNumbers w:val="0"/>
      </w:pPr>
      <w:r>
        <w:t>问题 7：Homography 的意义是什么？</w:t>
      </w:r>
    </w:p>
    <w:p w14:paraId="086C8F41">
      <w:pPr>
        <w:pStyle w:val="6"/>
        <w:keepNext w:val="0"/>
        <w:keepLines w:val="0"/>
        <w:widowControl/>
        <w:suppressLineNumbers w:val="0"/>
      </w:pPr>
      <w:r>
        <w:t>请回答：</w:t>
      </w:r>
    </w:p>
    <w:p w14:paraId="41464874">
      <w:pPr>
        <w:keepNext w:val="0"/>
        <w:keepLines w:val="0"/>
        <w:widowControl/>
        <w:numPr>
          <w:ilvl w:val="0"/>
          <w:numId w:val="20"/>
        </w:numPr>
        <w:suppressLineNumbers w:val="0"/>
        <w:spacing w:before="0" w:beforeAutospacing="1" w:after="0" w:afterAutospacing="1"/>
        <w:ind w:left="720" w:hanging="360"/>
      </w:pPr>
      <w:r>
        <w:t xml:space="preserve">Homography 描述了两幅图像之间的什么关系？ </w:t>
      </w:r>
    </w:p>
    <w:p w14:paraId="1A9B4E76">
      <w:pPr>
        <w:keepNext w:val="0"/>
        <w:keepLines w:val="0"/>
        <w:widowControl/>
        <w:numPr>
          <w:ilvl w:val="0"/>
          <w:numId w:val="0"/>
        </w:numPr>
        <w:suppressLineNumbers w:val="0"/>
        <w:spacing w:before="0" w:beforeAutospacing="1" w:after="0" w:afterAutospacing="1"/>
        <w:ind w:firstLine="420" w:firstLineChars="0"/>
        <w:rPr>
          <w:rFonts w:hint="eastAsia" w:ascii="宋体" w:hAnsi="宋体" w:cs="宋体"/>
          <w:color w:val="0000FF"/>
          <w:kern w:val="2"/>
          <w:sz w:val="24"/>
          <w:szCs w:val="24"/>
          <w:lang w:val="en-US" w:eastAsia="zh-CN" w:bidi="ar-SA"/>
        </w:rPr>
      </w:pPr>
      <w:r>
        <w:rPr>
          <w:rFonts w:hint="eastAsia" w:ascii="宋体" w:hAnsi="宋体" w:cs="宋体"/>
          <w:color w:val="0000FF"/>
          <w:kern w:val="2"/>
          <w:sz w:val="24"/>
          <w:szCs w:val="24"/>
          <w:lang w:val="en-US" w:eastAsia="zh-CN" w:bidi="ar-SA"/>
        </w:rPr>
        <w:t>Homography（单应性矩阵）描述的是同一个三维空间平面在两个不同相机视角（或同一相机的不同姿态）下的二维图像之间的严格线性映射关系。</w:t>
      </w:r>
    </w:p>
    <w:p w14:paraId="13E0FF8D">
      <w:pPr>
        <w:keepNext w:val="0"/>
        <w:keepLines w:val="0"/>
        <w:widowControl/>
        <w:numPr>
          <w:ilvl w:val="0"/>
          <w:numId w:val="20"/>
        </w:numPr>
        <w:suppressLineNumbers w:val="0"/>
        <w:spacing w:before="0" w:beforeAutospacing="1" w:after="0" w:afterAutospacing="1"/>
        <w:ind w:left="720" w:hanging="360"/>
      </w:pPr>
      <w:r>
        <w:t xml:space="preserve">为什么 </w:t>
      </w:r>
      <w:r>
        <w:rPr>
          <w:rStyle w:val="10"/>
        </w:rPr>
        <w:t>box.png</w:t>
      </w:r>
      <w:r>
        <w:t xml:space="preserve"> 和 </w:t>
      </w:r>
      <w:r>
        <w:rPr>
          <w:rStyle w:val="10"/>
        </w:rPr>
        <w:t>box_in_scene.png</w:t>
      </w:r>
      <w:r>
        <w:t xml:space="preserve"> 适合使用 Homography？ </w:t>
      </w:r>
    </w:p>
    <w:p w14:paraId="5421AF44">
      <w:pPr>
        <w:keepNext w:val="0"/>
        <w:keepLines w:val="0"/>
        <w:widowControl/>
        <w:numPr>
          <w:ilvl w:val="0"/>
          <w:numId w:val="0"/>
        </w:numPr>
        <w:suppressLineNumbers w:val="0"/>
        <w:spacing w:before="0" w:beforeAutospacing="1" w:after="0" w:afterAutospacing="1"/>
        <w:ind w:firstLine="420" w:firstLineChars="0"/>
        <w:rPr>
          <w:rFonts w:hint="eastAsia" w:ascii="宋体" w:hAnsi="宋体" w:cs="宋体"/>
          <w:color w:val="0000FF"/>
          <w:kern w:val="2"/>
          <w:sz w:val="24"/>
          <w:szCs w:val="24"/>
          <w:lang w:val="en-US" w:eastAsia="zh-CN" w:bidi="ar-SA"/>
        </w:rPr>
      </w:pPr>
      <w:r>
        <w:rPr>
          <w:rFonts w:hint="eastAsia" w:ascii="宋体" w:hAnsi="宋体" w:cs="宋体"/>
          <w:color w:val="0000FF"/>
          <w:kern w:val="2"/>
          <w:sz w:val="24"/>
          <w:szCs w:val="24"/>
          <w:lang w:val="en-US" w:eastAsia="zh-CN" w:bidi="ar-SA"/>
        </w:rPr>
        <w:t>因为我们在这两张图中提取和匹配的特征点，全部来自于饼干盒的正面包装。 饼干盒的正面在物理世界中是一个绝对的物理平面。box.png 是这个平面的正视图，而 box_in_scene.png 是摄像机倾斜后拍摄的同一个平面。由于目标物体符合“特征点严格共面”的物理前提，使用 Homography模型来描述它们之间的变换堪称天作之合，所以我们能算出极其精准的透视边框。</w:t>
      </w:r>
    </w:p>
    <w:p w14:paraId="66913BD6">
      <w:pPr>
        <w:keepNext w:val="0"/>
        <w:keepLines w:val="0"/>
        <w:widowControl/>
        <w:numPr>
          <w:ilvl w:val="0"/>
          <w:numId w:val="20"/>
        </w:numPr>
        <w:suppressLineNumbers w:val="0"/>
        <w:spacing w:before="0" w:beforeAutospacing="1" w:after="0" w:afterAutospacing="1"/>
        <w:ind w:left="720" w:hanging="360"/>
      </w:pPr>
      <w:r>
        <w:t xml:space="preserve">Homography 更适合平面物体还是立体物体？为什么？ </w:t>
      </w:r>
    </w:p>
    <w:p w14:paraId="20EA6FE9">
      <w:pPr>
        <w:keepNext w:val="0"/>
        <w:keepLines w:val="0"/>
        <w:widowControl/>
        <w:numPr>
          <w:ilvl w:val="0"/>
          <w:numId w:val="0"/>
        </w:numPr>
        <w:suppressLineNumbers w:val="0"/>
        <w:spacing w:before="0" w:beforeAutospacing="1" w:after="0" w:afterAutospacing="1"/>
        <w:ind w:firstLine="420" w:firstLineChars="0"/>
        <w:rPr>
          <w:rFonts w:hint="eastAsia" w:ascii="宋体" w:hAnsi="宋体" w:cs="宋体"/>
          <w:color w:val="0000FF"/>
          <w:kern w:val="2"/>
          <w:sz w:val="24"/>
          <w:szCs w:val="24"/>
          <w:lang w:val="en-US" w:eastAsia="zh-CN" w:bidi="ar-SA"/>
        </w:rPr>
      </w:pPr>
      <w:r>
        <w:rPr>
          <w:rFonts w:hint="eastAsia" w:ascii="宋体" w:hAnsi="宋体" w:cs="宋体"/>
          <w:color w:val="0000FF"/>
          <w:kern w:val="2"/>
          <w:sz w:val="24"/>
          <w:szCs w:val="24"/>
          <w:lang w:val="en-US" w:eastAsia="zh-CN" w:bidi="ar-SA"/>
        </w:rPr>
        <w:t>Homography 只适合平面物体（或者当相机只有纯旋转而没有平移时）。</w:t>
      </w:r>
    </w:p>
    <w:p w14:paraId="7635FE5E">
      <w:pPr>
        <w:keepNext w:val="0"/>
        <w:keepLines w:val="0"/>
        <w:widowControl/>
        <w:numPr>
          <w:ilvl w:val="0"/>
          <w:numId w:val="0"/>
        </w:numPr>
        <w:suppressLineNumbers w:val="0"/>
        <w:spacing w:before="0" w:beforeAutospacing="1" w:after="0" w:afterAutospacing="1"/>
        <w:ind w:firstLine="420" w:firstLineChars="0"/>
        <w:rPr>
          <w:rFonts w:hint="eastAsia" w:ascii="宋体" w:hAnsi="宋体" w:cs="宋体"/>
          <w:color w:val="0000FF"/>
          <w:kern w:val="2"/>
          <w:sz w:val="24"/>
          <w:szCs w:val="24"/>
          <w:lang w:val="en-US" w:eastAsia="zh-CN" w:bidi="ar-SA"/>
        </w:rPr>
      </w:pPr>
      <w:r>
        <w:rPr>
          <w:rFonts w:hint="eastAsia" w:ascii="宋体" w:hAnsi="宋体" w:cs="宋体"/>
          <w:color w:val="0000FF"/>
          <w:kern w:val="2"/>
          <w:sz w:val="24"/>
          <w:szCs w:val="24"/>
          <w:lang w:val="en-US" w:eastAsia="zh-CN" w:bidi="ar-SA"/>
        </w:rPr>
        <w:t>Homography 矩阵的数学推导建立在一个强假设之上：所有的特征点必须位于三维空间中的同一个平面上（方程中Z=0或深度不变）。而对于立体的、有起伏的 3D 物体，其表面不同特征点到相机的“深度（Depth）”是不同的。当视角改变时，不同深度的点会产生视差（Parallax），这种深度的非线性变化是区区一个二维映射的3*3平面矩阵无法表达的。</w:t>
      </w:r>
    </w:p>
    <w:p w14:paraId="59C01881">
      <w:pPr>
        <w:keepNext w:val="0"/>
        <w:keepLines w:val="0"/>
        <w:widowControl/>
        <w:numPr>
          <w:ilvl w:val="0"/>
          <w:numId w:val="20"/>
        </w:numPr>
        <w:suppressLineNumbers w:val="0"/>
        <w:spacing w:before="0" w:beforeAutospacing="1" w:after="0" w:afterAutospacing="1"/>
        <w:ind w:left="720" w:hanging="360"/>
      </w:pPr>
      <w:r>
        <w:t xml:space="preserve">如果场景中物体不是平面，Homography 可能会出现什么问题？ </w:t>
      </w:r>
    </w:p>
    <w:p w14:paraId="189B2815">
      <w:pPr>
        <w:keepNext w:val="0"/>
        <w:keepLines w:val="0"/>
        <w:widowControl/>
        <w:numPr>
          <w:ilvl w:val="0"/>
          <w:numId w:val="0"/>
        </w:numPr>
        <w:suppressLineNumbers w:val="0"/>
        <w:spacing w:before="0" w:beforeAutospacing="1" w:after="0" w:afterAutospacing="1"/>
        <w:ind w:firstLine="420" w:firstLineChars="0"/>
        <w:rPr>
          <w:rFonts w:hint="eastAsia" w:ascii="宋体" w:hAnsi="宋体" w:cs="宋体"/>
          <w:color w:val="0000FF"/>
          <w:kern w:val="2"/>
          <w:sz w:val="24"/>
          <w:szCs w:val="24"/>
          <w:lang w:val="en-US" w:eastAsia="zh-CN" w:bidi="ar-SA"/>
        </w:rPr>
      </w:pPr>
      <w:r>
        <w:rPr>
          <w:rFonts w:hint="eastAsia" w:ascii="宋体" w:hAnsi="宋体" w:cs="宋体"/>
          <w:color w:val="0000FF"/>
          <w:kern w:val="2"/>
          <w:sz w:val="24"/>
          <w:szCs w:val="24"/>
          <w:lang w:val="en-US" w:eastAsia="zh-CN" w:bidi="ar-SA"/>
        </w:rPr>
        <w:t>如果目标是一个复杂的立体物体（比如一个立着的马克杯或一个人脸），强行使用 Homography 会出现以下问题：</w:t>
      </w:r>
    </w:p>
    <w:p w14:paraId="5234A23C">
      <w:pPr>
        <w:keepNext w:val="0"/>
        <w:keepLines w:val="0"/>
        <w:widowControl/>
        <w:numPr>
          <w:ilvl w:val="0"/>
          <w:numId w:val="0"/>
        </w:numPr>
        <w:suppressLineNumbers w:val="0"/>
        <w:spacing w:before="0" w:beforeAutospacing="1" w:after="0" w:afterAutospacing="1"/>
        <w:ind w:firstLine="420" w:firstLineChars="0"/>
        <w:rPr>
          <w:rFonts w:hint="eastAsia" w:ascii="宋体" w:hAnsi="宋体" w:cs="宋体"/>
          <w:color w:val="0000FF"/>
          <w:kern w:val="2"/>
          <w:sz w:val="24"/>
          <w:szCs w:val="24"/>
          <w:lang w:val="en-US" w:eastAsia="zh-CN" w:bidi="ar-SA"/>
        </w:rPr>
      </w:pPr>
      <w:r>
        <w:rPr>
          <w:rFonts w:hint="eastAsia" w:ascii="宋体" w:hAnsi="宋体" w:cs="宋体"/>
          <w:color w:val="0000FF"/>
          <w:kern w:val="2"/>
          <w:sz w:val="24"/>
          <w:szCs w:val="24"/>
          <w:lang w:val="en-US" w:eastAsia="zh-CN" w:bidi="ar-SA"/>
        </w:rPr>
        <w:t>局部拟合陷阱：RANSAC算法在投票时，通常只能勉强拟合立体物体上占据面积最大（特征点最多）的某一个主平面（比如杯子的正面印花），而把杯子侧面、把手等其他深度上的正确特征点误判为外点（Outliers）并剔除。</w:t>
      </w:r>
    </w:p>
    <w:p w14:paraId="01584F93">
      <w:pPr>
        <w:keepNext w:val="0"/>
        <w:keepLines w:val="0"/>
        <w:widowControl/>
        <w:numPr>
          <w:ilvl w:val="0"/>
          <w:numId w:val="0"/>
        </w:numPr>
        <w:suppressLineNumbers w:val="0"/>
        <w:spacing w:before="0" w:beforeAutospacing="1" w:after="0" w:afterAutospacing="1"/>
        <w:ind w:firstLine="420" w:firstLineChars="0"/>
        <w:rPr>
          <w:rFonts w:hint="eastAsia" w:ascii="宋体" w:hAnsi="宋体" w:cs="宋体"/>
          <w:color w:val="0000FF"/>
          <w:kern w:val="2"/>
          <w:sz w:val="24"/>
          <w:szCs w:val="24"/>
          <w:lang w:val="en-US" w:eastAsia="zh-CN" w:bidi="ar-SA"/>
        </w:rPr>
      </w:pPr>
      <w:r>
        <w:rPr>
          <w:rFonts w:hint="eastAsia" w:ascii="宋体" w:hAnsi="宋体" w:cs="宋体"/>
          <w:color w:val="0000FF"/>
          <w:kern w:val="2"/>
          <w:sz w:val="24"/>
          <w:szCs w:val="24"/>
          <w:lang w:val="en-US" w:eastAsia="zh-CN" w:bidi="ar-SA"/>
        </w:rPr>
        <w:t>投影严重扭曲： 如果你强行用算出的Homography矩阵去框选整个立体物体，投影画出来的边框（如任务四中的绿框）会发生严重的扭曲和错位，无法正确贴合立体物体的真实物理边界，最终导致目标定位失败。</w:t>
      </w:r>
    </w:p>
    <w:p w14:paraId="22691FCF">
      <w:pPr>
        <w:pStyle w:val="3"/>
        <w:keepNext w:val="0"/>
        <w:keepLines w:val="0"/>
        <w:widowControl/>
        <w:suppressLineNumbers w:val="0"/>
      </w:pPr>
      <w:r>
        <w:t>问题 8：SIFT 和 ORB 有什么区别？</w:t>
      </w:r>
    </w:p>
    <w:p w14:paraId="364A687F">
      <w:pPr>
        <w:pStyle w:val="6"/>
        <w:keepNext w:val="0"/>
        <w:keepLines w:val="0"/>
        <w:widowControl/>
        <w:suppressLineNumbers w:val="0"/>
      </w:pPr>
      <w:r>
        <w:t>如果完成了 SIFT 选做任务，请回答：</w:t>
      </w:r>
    </w:p>
    <w:p w14:paraId="14E110BA">
      <w:pPr>
        <w:keepNext w:val="0"/>
        <w:keepLines w:val="0"/>
        <w:widowControl/>
        <w:numPr>
          <w:ilvl w:val="0"/>
          <w:numId w:val="21"/>
        </w:numPr>
        <w:suppressLineNumbers w:val="0"/>
        <w:spacing w:before="0" w:beforeAutospacing="1" w:after="0" w:afterAutospacing="1"/>
        <w:ind w:left="720" w:hanging="360"/>
      </w:pPr>
      <w:r>
        <w:t xml:space="preserve">ORB 描述子和 SIFT 描述子的结构有什么不同？ </w:t>
      </w:r>
    </w:p>
    <w:p w14:paraId="6A3A2783">
      <w:pPr>
        <w:keepNext w:val="0"/>
        <w:keepLines w:val="0"/>
        <w:widowControl/>
        <w:numPr>
          <w:ilvl w:val="0"/>
          <w:numId w:val="0"/>
        </w:numPr>
        <w:suppressLineNumbers w:val="0"/>
        <w:spacing w:before="0" w:beforeAutospacing="1" w:after="0" w:afterAutospacing="1"/>
        <w:ind w:firstLine="420" w:firstLineChars="0"/>
        <w:rPr>
          <w:rFonts w:hint="eastAsia" w:ascii="宋体" w:hAnsi="宋体" w:cs="宋体"/>
          <w:color w:val="0000FF"/>
          <w:kern w:val="2"/>
          <w:sz w:val="24"/>
          <w:szCs w:val="24"/>
          <w:lang w:val="en-US" w:eastAsia="zh-CN" w:bidi="ar-SA"/>
        </w:rPr>
      </w:pPr>
      <w:r>
        <w:rPr>
          <w:rFonts w:hint="eastAsia" w:ascii="宋体" w:hAnsi="宋体" w:cs="宋体"/>
          <w:color w:val="0000FF"/>
          <w:kern w:val="2"/>
          <w:sz w:val="24"/>
          <w:szCs w:val="24"/>
          <w:lang w:val="en-US" w:eastAsia="zh-CN" w:bidi="ar-SA"/>
        </w:rPr>
        <w:t>ORB描述子是离散的二进制字符串。它默认由 256 个比特（bits）组成（占用 32 字节），是通过比较关键点邻域内随机像素对的灰度大小（0 或 1）生成的。</w:t>
      </w:r>
    </w:p>
    <w:p w14:paraId="723DEAF6">
      <w:pPr>
        <w:keepNext w:val="0"/>
        <w:keepLines w:val="0"/>
        <w:widowControl/>
        <w:numPr>
          <w:ilvl w:val="0"/>
          <w:numId w:val="0"/>
        </w:numPr>
        <w:suppressLineNumbers w:val="0"/>
        <w:spacing w:before="0" w:beforeAutospacing="1" w:after="0" w:afterAutospacing="1"/>
        <w:ind w:firstLine="420" w:firstLineChars="0"/>
        <w:rPr>
          <w:rFonts w:hint="eastAsia" w:ascii="宋体" w:hAnsi="宋体" w:cs="宋体"/>
          <w:color w:val="0000FF"/>
          <w:kern w:val="2"/>
          <w:sz w:val="24"/>
          <w:szCs w:val="24"/>
          <w:lang w:val="en-US" w:eastAsia="zh-CN" w:bidi="ar-SA"/>
        </w:rPr>
      </w:pPr>
      <w:r>
        <w:rPr>
          <w:rFonts w:hint="eastAsia" w:ascii="宋体" w:hAnsi="宋体" w:cs="宋体"/>
          <w:color w:val="0000FF"/>
          <w:kern w:val="2"/>
          <w:sz w:val="24"/>
          <w:szCs w:val="24"/>
          <w:lang w:val="en-US" w:eastAsia="zh-CN" w:bidi="ar-SA"/>
        </w:rPr>
        <w:t>SIFT描述子是连续的浮点数向量。它是通过计算关键点周围4*4子区域内的梯度直方图（每个子区域8个方向）生成的，最终形成一个128维（4*4*8）的浮点型向量。</w:t>
      </w:r>
    </w:p>
    <w:p w14:paraId="18ACB871">
      <w:pPr>
        <w:keepNext w:val="0"/>
        <w:keepLines w:val="0"/>
        <w:widowControl/>
        <w:numPr>
          <w:ilvl w:val="0"/>
          <w:numId w:val="21"/>
        </w:numPr>
        <w:suppressLineNumbers w:val="0"/>
        <w:spacing w:before="0" w:beforeAutospacing="1" w:after="0" w:afterAutospacing="1"/>
        <w:ind w:left="720" w:hanging="360"/>
      </w:pPr>
      <w:r>
        <w:t xml:space="preserve">ORB 为什么使用 Hamming distance？ </w:t>
      </w:r>
    </w:p>
    <w:p w14:paraId="427F61BB">
      <w:pPr>
        <w:keepNext w:val="0"/>
        <w:keepLines w:val="0"/>
        <w:widowControl/>
        <w:numPr>
          <w:ilvl w:val="0"/>
          <w:numId w:val="0"/>
        </w:numPr>
        <w:suppressLineNumbers w:val="0"/>
        <w:spacing w:before="0" w:beforeAutospacing="1" w:after="0" w:afterAutospacing="1"/>
        <w:ind w:firstLine="420" w:firstLineChars="0"/>
        <w:rPr>
          <w:rFonts w:hint="eastAsia" w:ascii="宋体" w:hAnsi="宋体" w:cs="宋体"/>
          <w:color w:val="0000FF"/>
          <w:kern w:val="2"/>
          <w:sz w:val="24"/>
          <w:szCs w:val="24"/>
          <w:lang w:val="en-US" w:eastAsia="zh-CN" w:bidi="ar-SA"/>
        </w:rPr>
      </w:pPr>
      <w:r>
        <w:rPr>
          <w:rFonts w:hint="eastAsia" w:ascii="宋体" w:hAnsi="宋体" w:cs="宋体"/>
          <w:color w:val="0000FF"/>
          <w:kern w:val="2"/>
          <w:sz w:val="24"/>
          <w:szCs w:val="24"/>
          <w:lang w:val="en-US" w:eastAsia="zh-CN" w:bidi="ar-SA"/>
        </w:rPr>
        <w:t>因为ORB的描述子是纯粹的0和1组成的二进制串。对于二进制数据，汉明距离（Hamming distance）只需通过底层硬件的按位异或（XOR）操作即可迅速计算出两个字符串不同的位数。这种计算方式无需任何复杂的数学运算，速度极快，是为二进制数据量身定制的距离度量。</w:t>
      </w:r>
    </w:p>
    <w:p w14:paraId="3022032F">
      <w:pPr>
        <w:keepNext w:val="0"/>
        <w:keepLines w:val="0"/>
        <w:widowControl/>
        <w:numPr>
          <w:ilvl w:val="0"/>
          <w:numId w:val="21"/>
        </w:numPr>
        <w:suppressLineNumbers w:val="0"/>
        <w:spacing w:before="0" w:beforeAutospacing="1" w:after="0" w:afterAutospacing="1"/>
        <w:ind w:left="720" w:hanging="360"/>
      </w:pPr>
      <w:r>
        <w:t xml:space="preserve">SIFT 为什么使用 L2 distance？ </w:t>
      </w:r>
    </w:p>
    <w:p w14:paraId="5398A64B">
      <w:pPr>
        <w:keepNext w:val="0"/>
        <w:keepLines w:val="0"/>
        <w:widowControl/>
        <w:numPr>
          <w:ilvl w:val="0"/>
          <w:numId w:val="0"/>
        </w:numPr>
        <w:suppressLineNumbers w:val="0"/>
        <w:spacing w:before="0" w:beforeAutospacing="1" w:after="0" w:afterAutospacing="1"/>
        <w:ind w:firstLine="420" w:firstLineChars="0"/>
        <w:rPr>
          <w:rFonts w:hint="eastAsia" w:ascii="宋体" w:hAnsi="宋体" w:cs="宋体"/>
          <w:color w:val="0000FF"/>
          <w:kern w:val="2"/>
          <w:sz w:val="24"/>
          <w:szCs w:val="24"/>
          <w:lang w:val="en-US" w:eastAsia="zh-CN" w:bidi="ar-SA"/>
        </w:rPr>
      </w:pPr>
      <w:r>
        <w:rPr>
          <w:rFonts w:hint="eastAsia" w:ascii="宋体" w:hAnsi="宋体" w:cs="宋体"/>
          <w:color w:val="0000FF"/>
          <w:kern w:val="2"/>
          <w:sz w:val="24"/>
          <w:szCs w:val="24"/>
          <w:lang w:val="en-US" w:eastAsia="zh-CN" w:bidi="ar-SA"/>
        </w:rPr>
        <w:t>因为SIFT描述子是128维的连续浮点数向量。L2距离（即欧氏距离，Euclidean distance）在数学上能够真实且精确地衡量高维空间中两个连续向量之间的几何距离与相似度。</w:t>
      </w:r>
    </w:p>
    <w:p w14:paraId="0C373A85">
      <w:pPr>
        <w:keepNext w:val="0"/>
        <w:keepLines w:val="0"/>
        <w:widowControl/>
        <w:numPr>
          <w:ilvl w:val="0"/>
          <w:numId w:val="21"/>
        </w:numPr>
        <w:suppressLineNumbers w:val="0"/>
        <w:spacing w:before="0" w:beforeAutospacing="1" w:after="0" w:afterAutospacing="1"/>
        <w:ind w:left="720" w:hanging="360"/>
      </w:pPr>
      <w:r>
        <w:t xml:space="preserve">SIFT 为什么通常比 ORB 更稳定？ </w:t>
      </w:r>
    </w:p>
    <w:p w14:paraId="1EFFD45E">
      <w:pPr>
        <w:keepNext w:val="0"/>
        <w:keepLines w:val="0"/>
        <w:widowControl/>
        <w:numPr>
          <w:ilvl w:val="0"/>
          <w:numId w:val="0"/>
        </w:numPr>
        <w:suppressLineNumbers w:val="0"/>
        <w:spacing w:before="0" w:beforeAutospacing="1" w:after="0" w:afterAutospacing="1"/>
        <w:ind w:firstLine="420" w:firstLineChars="0"/>
        <w:rPr>
          <w:rFonts w:hint="eastAsia" w:ascii="宋体" w:hAnsi="宋体" w:cs="宋体"/>
          <w:color w:val="0000FF"/>
          <w:kern w:val="2"/>
          <w:sz w:val="24"/>
          <w:szCs w:val="24"/>
          <w:lang w:val="en-US" w:eastAsia="zh-CN" w:bidi="ar-SA"/>
        </w:rPr>
      </w:pPr>
      <w:r>
        <w:rPr>
          <w:rFonts w:hint="eastAsia" w:ascii="宋体" w:hAnsi="宋体" w:cs="宋体"/>
          <w:color w:val="0000FF"/>
          <w:kern w:val="2"/>
          <w:sz w:val="24"/>
          <w:szCs w:val="24"/>
          <w:lang w:val="en-US" w:eastAsia="zh-CN" w:bidi="ar-SA"/>
        </w:rPr>
        <w:t>SIFT使用了严谨的高斯差分金字塔在连续的尺度空间中寻找极值点，具有极强的尺度不变性；而ORB仅靠简单的图像金字塔分层，尺度鲁棒性较弱。</w:t>
      </w:r>
    </w:p>
    <w:p w14:paraId="53DF9C27">
      <w:pPr>
        <w:keepNext w:val="0"/>
        <w:keepLines w:val="0"/>
        <w:widowControl/>
        <w:numPr>
          <w:ilvl w:val="0"/>
          <w:numId w:val="21"/>
        </w:numPr>
        <w:suppressLineNumbers w:val="0"/>
        <w:spacing w:before="0" w:beforeAutospacing="1" w:after="0" w:afterAutospacing="1"/>
        <w:ind w:left="720" w:hanging="360"/>
      </w:pPr>
      <w:r>
        <w:t xml:space="preserve">ORB 为什么通常比 SIFT 更快？ </w:t>
      </w:r>
    </w:p>
    <w:p w14:paraId="3FC07E36">
      <w:pPr>
        <w:keepNext w:val="0"/>
        <w:keepLines w:val="0"/>
        <w:widowControl/>
        <w:numPr>
          <w:ilvl w:val="0"/>
          <w:numId w:val="0"/>
        </w:numPr>
        <w:suppressLineNumbers w:val="0"/>
        <w:spacing w:before="0" w:beforeAutospacing="1" w:after="0" w:afterAutospacing="1"/>
        <w:ind w:firstLine="420" w:firstLineChars="0"/>
        <w:rPr>
          <w:rFonts w:hint="eastAsia" w:ascii="宋体" w:hAnsi="宋体" w:cs="宋体"/>
          <w:color w:val="0000FF"/>
          <w:kern w:val="2"/>
          <w:sz w:val="24"/>
          <w:szCs w:val="24"/>
          <w:lang w:val="en-US" w:eastAsia="zh-CN" w:bidi="ar-SA"/>
        </w:rPr>
      </w:pPr>
      <w:r>
        <w:rPr>
          <w:rFonts w:hint="eastAsia" w:ascii="宋体" w:hAnsi="宋体" w:cs="宋体"/>
          <w:color w:val="0000FF"/>
          <w:kern w:val="2"/>
          <w:sz w:val="24"/>
          <w:szCs w:val="24"/>
          <w:lang w:val="en-US" w:eastAsia="zh-CN" w:bidi="ar-SA"/>
        </w:rPr>
        <w:t>ORB在每个环节都为速度做到了极致的妥协与优化：</w:t>
      </w:r>
    </w:p>
    <w:p w14:paraId="060227AB">
      <w:pPr>
        <w:keepNext w:val="0"/>
        <w:keepLines w:val="0"/>
        <w:widowControl/>
        <w:numPr>
          <w:ilvl w:val="0"/>
          <w:numId w:val="0"/>
        </w:numPr>
        <w:suppressLineNumbers w:val="0"/>
        <w:spacing w:before="0" w:beforeAutospacing="1" w:after="0" w:afterAutospacing="1"/>
        <w:ind w:firstLine="420" w:firstLineChars="0"/>
        <w:rPr>
          <w:rFonts w:hint="eastAsia" w:ascii="宋体" w:hAnsi="宋体" w:cs="宋体"/>
          <w:color w:val="0000FF"/>
          <w:kern w:val="2"/>
          <w:sz w:val="24"/>
          <w:szCs w:val="24"/>
          <w:lang w:val="en-US" w:eastAsia="zh-CN" w:bidi="ar-SA"/>
        </w:rPr>
      </w:pPr>
      <w:r>
        <w:rPr>
          <w:rFonts w:hint="eastAsia" w:ascii="宋体" w:hAnsi="宋体" w:cs="宋体"/>
          <w:color w:val="0000FF"/>
          <w:kern w:val="2"/>
          <w:sz w:val="24"/>
          <w:szCs w:val="24"/>
          <w:lang w:val="en-US" w:eastAsia="zh-CN" w:bidi="ar-SA"/>
        </w:rPr>
        <w:t>提取阶段：ORB使用FAST算法，只做简单的像素对比，不涉及任何高斯模糊和梯度计算。</w:t>
      </w:r>
    </w:p>
    <w:p w14:paraId="295D5CF0">
      <w:pPr>
        <w:keepNext w:val="0"/>
        <w:keepLines w:val="0"/>
        <w:widowControl/>
        <w:numPr>
          <w:ilvl w:val="0"/>
          <w:numId w:val="0"/>
        </w:numPr>
        <w:suppressLineNumbers w:val="0"/>
        <w:spacing w:before="0" w:beforeAutospacing="1" w:after="0" w:afterAutospacing="1"/>
        <w:ind w:firstLine="420" w:firstLineChars="0"/>
        <w:rPr>
          <w:rFonts w:hint="eastAsia" w:ascii="宋体" w:hAnsi="宋体" w:cs="宋体"/>
          <w:color w:val="0000FF"/>
          <w:kern w:val="2"/>
          <w:sz w:val="24"/>
          <w:szCs w:val="24"/>
          <w:lang w:val="en-US" w:eastAsia="zh-CN" w:bidi="ar-SA"/>
        </w:rPr>
      </w:pPr>
      <w:r>
        <w:rPr>
          <w:rFonts w:hint="eastAsia" w:ascii="宋体" w:hAnsi="宋体" w:cs="宋体"/>
          <w:color w:val="0000FF"/>
          <w:kern w:val="2"/>
          <w:sz w:val="24"/>
          <w:szCs w:val="24"/>
          <w:lang w:val="en-US" w:eastAsia="zh-CN" w:bidi="ar-SA"/>
        </w:rPr>
        <w:t>描述阶段： ORB使用BRIEF算法生成二进制串，不计算复杂的方向直方图。</w:t>
      </w:r>
    </w:p>
    <w:p w14:paraId="6383B480">
      <w:pPr>
        <w:keepNext w:val="0"/>
        <w:keepLines w:val="0"/>
        <w:widowControl/>
        <w:numPr>
          <w:ilvl w:val="0"/>
          <w:numId w:val="0"/>
        </w:numPr>
        <w:suppressLineNumbers w:val="0"/>
        <w:spacing w:before="0" w:beforeAutospacing="1" w:after="0" w:afterAutospacing="1"/>
        <w:ind w:firstLine="420" w:firstLineChars="0"/>
        <w:rPr>
          <w:rFonts w:hint="eastAsia" w:ascii="宋体" w:hAnsi="宋体" w:cs="宋体"/>
          <w:color w:val="0000FF"/>
          <w:kern w:val="2"/>
          <w:sz w:val="24"/>
          <w:szCs w:val="24"/>
          <w:lang w:val="en-US" w:eastAsia="zh-CN" w:bidi="ar-SA"/>
        </w:rPr>
      </w:pPr>
      <w:r>
        <w:rPr>
          <w:rFonts w:hint="eastAsia" w:ascii="宋体" w:hAnsi="宋体" w:cs="宋体"/>
          <w:color w:val="0000FF"/>
          <w:kern w:val="2"/>
          <w:sz w:val="24"/>
          <w:szCs w:val="24"/>
          <w:lang w:val="en-US" w:eastAsia="zh-CN" w:bidi="ar-SA"/>
        </w:rPr>
        <w:t>匹配阶段： ORB使用异或运算（XOR）求汉明距离，而SIFT需要做128维浮点数的减法、平方、求和与开方运算。</w:t>
      </w:r>
    </w:p>
    <w:p w14:paraId="41C10DC8">
      <w:pPr>
        <w:keepNext w:val="0"/>
        <w:keepLines w:val="0"/>
        <w:widowControl/>
        <w:numPr>
          <w:ilvl w:val="0"/>
          <w:numId w:val="0"/>
        </w:numPr>
        <w:suppressLineNumbers w:val="0"/>
        <w:spacing w:before="0" w:beforeAutospacing="1" w:after="0" w:afterAutospacing="1"/>
        <w:ind w:firstLine="420" w:firstLineChars="0"/>
        <w:rPr>
          <w:rFonts w:hint="eastAsia" w:ascii="宋体" w:hAnsi="宋体" w:cs="宋体"/>
          <w:color w:val="0000FF"/>
          <w:kern w:val="2"/>
          <w:sz w:val="24"/>
          <w:szCs w:val="24"/>
          <w:lang w:val="en-US" w:eastAsia="zh-CN" w:bidi="ar-SA"/>
        </w:rPr>
      </w:pPr>
      <w:r>
        <w:rPr>
          <w:rFonts w:hint="eastAsia" w:ascii="宋体" w:hAnsi="宋体" w:cs="宋体"/>
          <w:color w:val="0000FF"/>
          <w:kern w:val="2"/>
          <w:sz w:val="24"/>
          <w:szCs w:val="24"/>
          <w:lang w:val="en-US" w:eastAsia="zh-CN" w:bidi="ar-SA"/>
        </w:rPr>
        <w:t>因此，ORB的整体速度通常是SIFT的10到100倍。</w:t>
      </w:r>
    </w:p>
    <w:p w14:paraId="71C1C2E3">
      <w:pPr>
        <w:keepNext w:val="0"/>
        <w:keepLines w:val="0"/>
        <w:widowControl/>
        <w:numPr>
          <w:ilvl w:val="0"/>
          <w:numId w:val="21"/>
        </w:numPr>
        <w:suppressLineNumbers w:val="0"/>
        <w:spacing w:before="0" w:beforeAutospacing="1" w:after="0" w:afterAutospacing="1"/>
        <w:ind w:left="720" w:hanging="360"/>
      </w:pPr>
      <w:r>
        <w:t xml:space="preserve">在本实验中，SIFT 和 ORB 哪个效果更好？请结合匹配数量、内点比例和定位结果说明。 </w:t>
      </w:r>
    </w:p>
    <w:p w14:paraId="6EC76BBE">
      <w:pPr>
        <w:keepNext w:val="0"/>
        <w:keepLines w:val="0"/>
        <w:widowControl/>
        <w:numPr>
          <w:ilvl w:val="0"/>
          <w:numId w:val="0"/>
        </w:numPr>
        <w:suppressLineNumbers w:val="0"/>
        <w:spacing w:before="0" w:beforeAutospacing="1" w:after="0" w:afterAutospacing="1"/>
        <w:ind w:firstLine="420" w:firstLineChars="0"/>
        <w:rPr>
          <w:rFonts w:hint="eastAsia" w:ascii="宋体" w:hAnsi="宋体" w:cs="宋体"/>
          <w:color w:val="0000FF"/>
          <w:kern w:val="2"/>
          <w:sz w:val="24"/>
          <w:szCs w:val="24"/>
          <w:lang w:val="en-US" w:eastAsia="zh-CN" w:bidi="ar-SA"/>
        </w:rPr>
      </w:pPr>
      <w:r>
        <w:rPr>
          <w:rFonts w:hint="eastAsia" w:ascii="宋体" w:hAnsi="宋体" w:cs="宋体"/>
          <w:color w:val="0000FF"/>
          <w:kern w:val="2"/>
          <w:sz w:val="24"/>
          <w:szCs w:val="24"/>
          <w:lang w:val="en-US" w:eastAsia="zh-CN" w:bidi="ar-SA"/>
        </w:rPr>
        <w:t>从匹配数量和内点比例看： SIFT效果更好。在选做任务中，虽然SIFT经过严格的 Lowe's Ratio Test 筛选后，初始匹配绝对数量可能少于ORB，但其保留下来的特征点质量极高。SIFT的RANSAC内点比例通常高达60%以上（甚至更高），几乎没有废线；而ORB的内点比例通常只有15% - 20%左右，存在大量杂乱的外点。</w:t>
      </w:r>
    </w:p>
    <w:p w14:paraId="79031D87">
      <w:pPr>
        <w:pStyle w:val="3"/>
        <w:keepNext w:val="0"/>
        <w:keepLines w:val="0"/>
        <w:widowControl/>
        <w:suppressLineNumbers w:val="0"/>
      </w:pPr>
      <w:r>
        <w:t>问题 9：SIFT 是否抗透视变换？</w:t>
      </w:r>
    </w:p>
    <w:p w14:paraId="3FD00121">
      <w:pPr>
        <w:pStyle w:val="6"/>
        <w:keepNext w:val="0"/>
        <w:keepLines w:val="0"/>
        <w:widowControl/>
        <w:suppressLineNumbers w:val="0"/>
      </w:pPr>
      <w:r>
        <w:t>请回答：</w:t>
      </w:r>
    </w:p>
    <w:p w14:paraId="07F15BC0">
      <w:pPr>
        <w:keepNext w:val="0"/>
        <w:keepLines w:val="0"/>
        <w:widowControl/>
        <w:numPr>
          <w:ilvl w:val="0"/>
          <w:numId w:val="22"/>
        </w:numPr>
        <w:suppressLineNumbers w:val="0"/>
        <w:spacing w:before="0" w:beforeAutospacing="1" w:after="0" w:afterAutospacing="1"/>
        <w:ind w:left="720" w:hanging="360"/>
      </w:pPr>
      <w:r>
        <w:t xml:space="preserve">SIFT 主要抗哪些变化？ </w:t>
      </w:r>
    </w:p>
    <w:p w14:paraId="547EA47E">
      <w:pPr>
        <w:keepNext w:val="0"/>
        <w:keepLines w:val="0"/>
        <w:widowControl/>
        <w:numPr>
          <w:ilvl w:val="0"/>
          <w:numId w:val="0"/>
        </w:numPr>
        <w:suppressLineNumbers w:val="0"/>
        <w:spacing w:before="0" w:beforeAutospacing="1" w:after="0" w:afterAutospacing="1"/>
        <w:ind w:firstLine="420" w:firstLineChars="0"/>
        <w:rPr>
          <w:rFonts w:hint="eastAsia" w:ascii="宋体" w:hAnsi="宋体" w:cs="宋体"/>
          <w:color w:val="0000FF"/>
          <w:kern w:val="2"/>
          <w:sz w:val="24"/>
          <w:szCs w:val="24"/>
          <w:lang w:val="en-US" w:eastAsia="zh-CN" w:bidi="ar-SA"/>
        </w:rPr>
      </w:pPr>
      <w:r>
        <w:rPr>
          <w:rFonts w:hint="eastAsia" w:ascii="宋体" w:hAnsi="宋体" w:cs="宋体"/>
          <w:color w:val="0000FF"/>
          <w:kern w:val="2"/>
          <w:sz w:val="24"/>
          <w:szCs w:val="24"/>
          <w:lang w:val="en-US" w:eastAsia="zh-CN" w:bidi="ar-SA"/>
        </w:rPr>
        <w:t>SIFT（尺度不变特征变换）主要对以下四种变化具有极强的鲁棒性（即保持不变性）：</w:t>
      </w:r>
    </w:p>
    <w:p w14:paraId="640B06DA">
      <w:pPr>
        <w:keepNext w:val="0"/>
        <w:keepLines w:val="0"/>
        <w:widowControl/>
        <w:numPr>
          <w:ilvl w:val="0"/>
          <w:numId w:val="0"/>
        </w:numPr>
        <w:suppressLineNumbers w:val="0"/>
        <w:spacing w:before="0" w:beforeAutospacing="1" w:after="0" w:afterAutospacing="1"/>
        <w:ind w:firstLine="420" w:firstLineChars="0"/>
        <w:rPr>
          <w:rFonts w:hint="eastAsia" w:ascii="宋体" w:hAnsi="宋体" w:cs="宋体"/>
          <w:color w:val="0000FF"/>
          <w:kern w:val="2"/>
          <w:sz w:val="24"/>
          <w:szCs w:val="24"/>
          <w:lang w:val="en-US" w:eastAsia="zh-CN" w:bidi="ar-SA"/>
        </w:rPr>
      </w:pPr>
      <w:r>
        <w:rPr>
          <w:rFonts w:hint="eastAsia" w:ascii="宋体" w:hAnsi="宋体" w:cs="宋体"/>
          <w:color w:val="0000FF"/>
          <w:kern w:val="2"/>
          <w:sz w:val="24"/>
          <w:szCs w:val="24"/>
          <w:lang w:val="en-US" w:eastAsia="zh-CN" w:bidi="ar-SA"/>
        </w:rPr>
        <w:t>尺度（缩放）变化：通过构建高斯差分（DoG）金字塔实现。</w:t>
      </w:r>
    </w:p>
    <w:p w14:paraId="19B26353">
      <w:pPr>
        <w:keepNext w:val="0"/>
        <w:keepLines w:val="0"/>
        <w:widowControl/>
        <w:numPr>
          <w:ilvl w:val="0"/>
          <w:numId w:val="0"/>
        </w:numPr>
        <w:suppressLineNumbers w:val="0"/>
        <w:spacing w:before="0" w:beforeAutospacing="1" w:after="0" w:afterAutospacing="1"/>
        <w:ind w:firstLine="420" w:firstLineChars="0"/>
        <w:rPr>
          <w:rFonts w:hint="eastAsia" w:ascii="宋体" w:hAnsi="宋体" w:cs="宋体"/>
          <w:color w:val="0000FF"/>
          <w:kern w:val="2"/>
          <w:sz w:val="24"/>
          <w:szCs w:val="24"/>
          <w:lang w:val="en-US" w:eastAsia="zh-CN" w:bidi="ar-SA"/>
        </w:rPr>
      </w:pPr>
      <w:r>
        <w:rPr>
          <w:rFonts w:hint="eastAsia" w:ascii="宋体" w:hAnsi="宋体" w:cs="宋体"/>
          <w:color w:val="0000FF"/>
          <w:kern w:val="2"/>
          <w:sz w:val="24"/>
          <w:szCs w:val="24"/>
          <w:lang w:val="en-US" w:eastAsia="zh-CN" w:bidi="ar-SA"/>
        </w:rPr>
        <w:t>旋转变化：通过为关键点分配主梯度方向，并将坐标轴旋转至主方向实现。</w:t>
      </w:r>
    </w:p>
    <w:p w14:paraId="754AACEC">
      <w:pPr>
        <w:keepNext w:val="0"/>
        <w:keepLines w:val="0"/>
        <w:widowControl/>
        <w:numPr>
          <w:ilvl w:val="0"/>
          <w:numId w:val="0"/>
        </w:numPr>
        <w:suppressLineNumbers w:val="0"/>
        <w:spacing w:before="0" w:beforeAutospacing="1" w:after="0" w:afterAutospacing="1"/>
        <w:ind w:firstLine="420" w:firstLineChars="0"/>
        <w:rPr>
          <w:rFonts w:hint="eastAsia" w:ascii="宋体" w:hAnsi="宋体" w:cs="宋体"/>
          <w:color w:val="0000FF"/>
          <w:kern w:val="2"/>
          <w:sz w:val="24"/>
          <w:szCs w:val="24"/>
          <w:lang w:val="en-US" w:eastAsia="zh-CN" w:bidi="ar-SA"/>
        </w:rPr>
      </w:pPr>
      <w:r>
        <w:rPr>
          <w:rFonts w:hint="eastAsia" w:ascii="宋体" w:hAnsi="宋体" w:cs="宋体"/>
          <w:color w:val="0000FF"/>
          <w:kern w:val="2"/>
          <w:sz w:val="24"/>
          <w:szCs w:val="24"/>
          <w:lang w:val="en-US" w:eastAsia="zh-CN" w:bidi="ar-SA"/>
        </w:rPr>
        <w:t>平移变化：通过在局部邻域图块内提取特征实现。</w:t>
      </w:r>
    </w:p>
    <w:p w14:paraId="71FACC37">
      <w:pPr>
        <w:keepNext w:val="0"/>
        <w:keepLines w:val="0"/>
        <w:widowControl/>
        <w:numPr>
          <w:ilvl w:val="0"/>
          <w:numId w:val="0"/>
        </w:numPr>
        <w:suppressLineNumbers w:val="0"/>
        <w:spacing w:before="0" w:beforeAutospacing="1" w:after="0" w:afterAutospacing="1"/>
        <w:ind w:firstLine="420" w:firstLineChars="0"/>
        <w:rPr>
          <w:rFonts w:hint="eastAsia" w:ascii="宋体" w:hAnsi="宋体" w:cs="宋体"/>
          <w:color w:val="0000FF"/>
          <w:kern w:val="2"/>
          <w:sz w:val="24"/>
          <w:szCs w:val="24"/>
          <w:lang w:val="en-US" w:eastAsia="zh-CN" w:bidi="ar-SA"/>
        </w:rPr>
      </w:pPr>
      <w:r>
        <w:rPr>
          <w:rFonts w:hint="eastAsia" w:ascii="宋体" w:hAnsi="宋体" w:cs="宋体"/>
          <w:color w:val="0000FF"/>
          <w:kern w:val="2"/>
          <w:sz w:val="24"/>
          <w:szCs w:val="24"/>
          <w:lang w:val="en-US" w:eastAsia="zh-CN" w:bidi="ar-SA"/>
        </w:rPr>
        <w:t>光照变化：通过对描述子向量进行归一化处理，抵消了整体亮度和对比度的线性变化。</w:t>
      </w:r>
    </w:p>
    <w:p w14:paraId="69A39A3A">
      <w:pPr>
        <w:keepNext w:val="0"/>
        <w:keepLines w:val="0"/>
        <w:widowControl/>
        <w:numPr>
          <w:ilvl w:val="0"/>
          <w:numId w:val="22"/>
        </w:numPr>
        <w:suppressLineNumbers w:val="0"/>
        <w:spacing w:before="0" w:beforeAutospacing="1" w:after="0" w:afterAutospacing="1"/>
        <w:ind w:left="720" w:hanging="360"/>
      </w:pPr>
      <w:r>
        <w:t xml:space="preserve">SIFT 是否严格抗透视变换？ </w:t>
      </w:r>
    </w:p>
    <w:p w14:paraId="56743237">
      <w:pPr>
        <w:keepNext w:val="0"/>
        <w:keepLines w:val="0"/>
        <w:widowControl/>
        <w:numPr>
          <w:ilvl w:val="0"/>
          <w:numId w:val="0"/>
        </w:numPr>
        <w:suppressLineNumbers w:val="0"/>
        <w:spacing w:before="0" w:beforeAutospacing="1" w:after="0" w:afterAutospacing="1"/>
        <w:ind w:firstLine="420" w:firstLineChars="0"/>
        <w:rPr>
          <w:rFonts w:hint="eastAsia" w:ascii="宋体" w:hAnsi="宋体" w:cs="宋体"/>
          <w:color w:val="0000FF"/>
          <w:kern w:val="2"/>
          <w:sz w:val="24"/>
          <w:szCs w:val="24"/>
          <w:lang w:val="en-US" w:eastAsia="zh-CN" w:bidi="ar-SA"/>
        </w:rPr>
      </w:pPr>
      <w:r>
        <w:rPr>
          <w:rFonts w:hint="eastAsia" w:ascii="宋体" w:hAnsi="宋体" w:cs="宋体"/>
          <w:color w:val="0000FF"/>
          <w:kern w:val="2"/>
          <w:sz w:val="24"/>
          <w:szCs w:val="24"/>
          <w:lang w:val="en-US" w:eastAsia="zh-CN" w:bidi="ar-SA"/>
        </w:rPr>
        <w:t>传统的SIFT算法在数学设计上并不具备仿射不变性（Affine Invariance）或透视不变性（Perspective Invariance）。面对大角度的视角倾斜，SIFT 的匹配性能会显著下降。</w:t>
      </w:r>
    </w:p>
    <w:p w14:paraId="38E44096">
      <w:pPr>
        <w:keepNext w:val="0"/>
        <w:keepLines w:val="0"/>
        <w:widowControl/>
        <w:numPr>
          <w:ilvl w:val="0"/>
          <w:numId w:val="22"/>
        </w:numPr>
        <w:suppressLineNumbers w:val="0"/>
        <w:spacing w:before="0" w:beforeAutospacing="1" w:after="0" w:afterAutospacing="1"/>
        <w:ind w:left="720" w:hanging="360"/>
      </w:pPr>
      <w:r>
        <w:t xml:space="preserve">为什么 SIFT 对小范围视角变化有一定鲁棒性？ </w:t>
      </w:r>
    </w:p>
    <w:p w14:paraId="6164C26E">
      <w:pPr>
        <w:keepNext w:val="0"/>
        <w:keepLines w:val="0"/>
        <w:widowControl/>
        <w:numPr>
          <w:ilvl w:val="0"/>
          <w:numId w:val="0"/>
        </w:numPr>
        <w:suppressLineNumbers w:val="0"/>
        <w:spacing w:before="0" w:beforeAutospacing="1" w:after="0" w:afterAutospacing="1"/>
        <w:ind w:firstLine="420" w:firstLineChars="0"/>
        <w:rPr>
          <w:rFonts w:hint="eastAsia" w:ascii="宋体" w:hAnsi="宋体" w:cs="宋体"/>
          <w:color w:val="0000FF"/>
          <w:kern w:val="2"/>
          <w:sz w:val="24"/>
          <w:szCs w:val="24"/>
          <w:lang w:val="en-US" w:eastAsia="zh-CN" w:bidi="ar-SA"/>
        </w:rPr>
      </w:pPr>
      <w:r>
        <w:rPr>
          <w:rFonts w:hint="eastAsia" w:ascii="宋体" w:hAnsi="宋体" w:cs="宋体"/>
          <w:color w:val="0000FF"/>
          <w:kern w:val="2"/>
          <w:sz w:val="24"/>
          <w:szCs w:val="24"/>
          <w:lang w:val="en-US" w:eastAsia="zh-CN" w:bidi="ar-SA"/>
        </w:rPr>
        <w:t>SIFT并没有死板地记录每一个像素的值，而是将关键点周围的区域划分为4×4的子块，并在每个子块内统计8个方向的梯度直方图。这种统计特性允许局部的像素和边缘在小范围内发生扭曲或移位。当视角发生轻微倾斜（大约 50 度以内）时，虽然像素发生了变形，但它们依然有极大概率落入同一个统计网格和同一个方向区间内，因此最终生成的 128 维向量变化不大。</w:t>
      </w:r>
    </w:p>
    <w:p w14:paraId="2E581349">
      <w:pPr>
        <w:keepNext w:val="0"/>
        <w:keepLines w:val="0"/>
        <w:widowControl/>
        <w:numPr>
          <w:ilvl w:val="0"/>
          <w:numId w:val="22"/>
        </w:numPr>
        <w:suppressLineNumbers w:val="0"/>
        <w:spacing w:before="0" w:beforeAutospacing="1" w:after="0" w:afterAutospacing="1"/>
        <w:ind w:left="720" w:hanging="360"/>
      </w:pPr>
      <w:r>
        <w:t xml:space="preserve">为什么大角度透视变化下 SIFT 仍可能失败？ </w:t>
      </w:r>
    </w:p>
    <w:p w14:paraId="2CF9F322">
      <w:pPr>
        <w:keepNext w:val="0"/>
        <w:keepLines w:val="0"/>
        <w:widowControl/>
        <w:numPr>
          <w:ilvl w:val="0"/>
          <w:numId w:val="0"/>
        </w:numPr>
        <w:suppressLineNumbers w:val="0"/>
        <w:spacing w:before="0" w:beforeAutospacing="1" w:after="0" w:afterAutospacing="1"/>
        <w:ind w:firstLine="420" w:firstLineChars="0"/>
        <w:rPr>
          <w:rFonts w:hint="eastAsia" w:ascii="宋体" w:hAnsi="宋体" w:cs="宋体"/>
          <w:color w:val="0000FF"/>
          <w:kern w:val="2"/>
          <w:sz w:val="24"/>
          <w:szCs w:val="24"/>
          <w:lang w:val="en-US" w:eastAsia="zh-CN" w:bidi="ar-SA"/>
        </w:rPr>
      </w:pPr>
      <w:r>
        <w:rPr>
          <w:rFonts w:hint="eastAsia" w:ascii="宋体" w:hAnsi="宋体" w:cs="宋体"/>
          <w:color w:val="0000FF"/>
          <w:kern w:val="2"/>
          <w:sz w:val="24"/>
          <w:szCs w:val="24"/>
          <w:lang w:val="en-US" w:eastAsia="zh-CN" w:bidi="ar-SA"/>
        </w:rPr>
        <w:t>大角度透视变换会导致图像发生严重的各向异性形变（非线性拉伸、压缩和近大远小）。 SIFT 提取特征时使用的是圆形（或正方形）的局部采样窗口。在发生大角度透视畸变时，场景图中的圆形窗口在真实的物理表面上其实已经变成了一个极度狭长的椭圆。这意味着两幅图中提取的根本不再是同一块物理区域的像素，内部的纹理结构、梯度方向全都被严重扭曲破坏，超出了直方图统计能容忍的极限，从而导致描述子完全对不上。</w:t>
      </w:r>
    </w:p>
    <w:p w14:paraId="7CB1AA48">
      <w:pPr>
        <w:keepNext w:val="0"/>
        <w:keepLines w:val="0"/>
        <w:widowControl/>
        <w:numPr>
          <w:ilvl w:val="0"/>
          <w:numId w:val="22"/>
        </w:numPr>
        <w:suppressLineNumbers w:val="0"/>
        <w:spacing w:before="0" w:beforeAutospacing="1" w:after="0" w:afterAutospacing="1"/>
        <w:ind w:left="720" w:hanging="360"/>
      </w:pPr>
      <w:r>
        <w:t xml:space="preserve">在本实验中，真正处理整体透视变化的是 SIFT/ORB，还是 RANSAC + Homography？ </w:t>
      </w:r>
    </w:p>
    <w:p w14:paraId="573DE954">
      <w:pPr>
        <w:keepNext w:val="0"/>
        <w:keepLines w:val="0"/>
        <w:widowControl/>
        <w:numPr>
          <w:ilvl w:val="0"/>
          <w:numId w:val="0"/>
        </w:numPr>
        <w:suppressLineNumbers w:val="0"/>
        <w:spacing w:before="0" w:beforeAutospacing="1" w:after="0" w:afterAutospacing="1"/>
        <w:ind w:firstLine="420" w:firstLineChars="0"/>
        <w:rPr>
          <w:rFonts w:hint="eastAsia" w:ascii="宋体" w:hAnsi="宋体" w:cs="宋体"/>
          <w:color w:val="0000FF"/>
          <w:kern w:val="2"/>
          <w:sz w:val="24"/>
          <w:szCs w:val="24"/>
          <w:lang w:val="en-US" w:eastAsia="zh-CN" w:bidi="ar-SA"/>
        </w:rPr>
      </w:pPr>
      <w:r>
        <w:rPr>
          <w:rFonts w:hint="eastAsia" w:ascii="宋体" w:hAnsi="宋体" w:cs="宋体"/>
          <w:color w:val="0000FF"/>
          <w:kern w:val="2"/>
          <w:sz w:val="24"/>
          <w:szCs w:val="24"/>
          <w:lang w:val="en-US" w:eastAsia="zh-CN" w:bidi="ar-SA"/>
        </w:rPr>
        <w:t>真正处理整体透视变化的是RANSAC + Homography。</w:t>
      </w:r>
    </w:p>
    <w:p w14:paraId="1CDBAF62">
      <w:pPr>
        <w:keepNext w:val="0"/>
        <w:keepLines w:val="0"/>
        <w:widowControl/>
        <w:numPr>
          <w:ilvl w:val="0"/>
          <w:numId w:val="0"/>
        </w:numPr>
        <w:suppressLineNumbers w:val="0"/>
        <w:spacing w:before="0" w:beforeAutospacing="1" w:after="0" w:afterAutospacing="1"/>
        <w:ind w:firstLine="420" w:firstLineChars="0"/>
        <w:rPr>
          <w:rFonts w:hint="eastAsia" w:ascii="宋体" w:hAnsi="宋体" w:cs="宋体"/>
          <w:color w:val="0000FF"/>
          <w:kern w:val="2"/>
          <w:sz w:val="24"/>
          <w:szCs w:val="24"/>
          <w:lang w:val="en-US" w:eastAsia="zh-CN" w:bidi="ar-SA"/>
        </w:rPr>
      </w:pPr>
      <w:r>
        <w:rPr>
          <w:rFonts w:hint="eastAsia" w:ascii="宋体" w:hAnsi="宋体" w:cs="宋体"/>
          <w:color w:val="0000FF"/>
          <w:kern w:val="2"/>
          <w:sz w:val="24"/>
          <w:szCs w:val="24"/>
          <w:lang w:val="en-US" w:eastAsia="zh-CN" w:bidi="ar-SA"/>
        </w:rPr>
        <w:t>SIFT/ORB 只是在局部“盲人摸象”，它们只负责在两张图里找出那些长得像的局部小斑块，自身并不知道图像发生了怎样的整体倾斜。</w:t>
      </w:r>
    </w:p>
    <w:p w14:paraId="514FFEF2">
      <w:pPr>
        <w:keepNext w:val="0"/>
        <w:keepLines w:val="0"/>
        <w:widowControl/>
        <w:numPr>
          <w:ilvl w:val="0"/>
          <w:numId w:val="0"/>
        </w:numPr>
        <w:suppressLineNumbers w:val="0"/>
        <w:spacing w:before="0" w:beforeAutospacing="1" w:after="0" w:afterAutospacing="1"/>
        <w:ind w:firstLine="420" w:firstLineChars="0"/>
        <w:rPr>
          <w:rFonts w:hint="eastAsia" w:ascii="宋体" w:hAnsi="宋体" w:cs="宋体"/>
          <w:color w:val="0000FF"/>
          <w:kern w:val="2"/>
          <w:sz w:val="24"/>
          <w:szCs w:val="24"/>
          <w:lang w:val="en-US" w:eastAsia="zh-CN" w:bidi="ar-SA"/>
        </w:rPr>
      </w:pPr>
      <w:r>
        <w:rPr>
          <w:rFonts w:hint="eastAsia" w:ascii="宋体" w:hAnsi="宋体" w:cs="宋体"/>
          <w:color w:val="0000FF"/>
          <w:kern w:val="2"/>
          <w:sz w:val="24"/>
          <w:szCs w:val="24"/>
          <w:lang w:val="en-US" w:eastAsia="zh-CN" w:bidi="ar-SA"/>
        </w:rPr>
        <w:t>Homography矩阵才是真正的全局统帅。它通过数学方程在二维平面与二维平面之间建立起严密的透视投影映射关系。配合 RANSAC算法剔除不符合该透视关系的外点后，单应矩阵完美地算出了整个目标物体在空间中的透视形变量，从而让画出来的定位框能够随着物体的倾斜而发生精准的透视变形。</w:t>
      </w:r>
    </w:p>
    <w:p w14:paraId="2A50BAE0">
      <w:pPr>
        <w:pStyle w:val="3"/>
        <w:keepNext w:val="0"/>
        <w:keepLines w:val="0"/>
        <w:widowControl/>
        <w:suppressLineNumbers w:val="0"/>
      </w:pPr>
      <w:r>
        <w:t>问题 10：实验总结</w:t>
      </w:r>
    </w:p>
    <w:p w14:paraId="02788E3C">
      <w:pPr>
        <w:pStyle w:val="6"/>
        <w:keepNext w:val="0"/>
        <w:keepLines w:val="0"/>
        <w:widowControl/>
        <w:suppressLineNumbers w:val="0"/>
      </w:pPr>
      <w:r>
        <w:t>请用 300–500 字总结本实验，包括：</w:t>
      </w:r>
    </w:p>
    <w:p w14:paraId="0A0F4F51">
      <w:pPr>
        <w:keepNext w:val="0"/>
        <w:keepLines w:val="0"/>
        <w:widowControl/>
        <w:numPr>
          <w:ilvl w:val="0"/>
          <w:numId w:val="23"/>
        </w:numPr>
        <w:suppressLineNumbers w:val="0"/>
        <w:spacing w:before="0" w:beforeAutospacing="1" w:after="0" w:afterAutospacing="1"/>
        <w:ind w:left="720" w:hanging="360"/>
      </w:pPr>
      <w:r>
        <w:t xml:space="preserve">本实验完成了什么任务； </w:t>
      </w:r>
    </w:p>
    <w:p w14:paraId="45A70B35">
      <w:pPr>
        <w:keepNext w:val="0"/>
        <w:keepLines w:val="0"/>
        <w:widowControl/>
        <w:numPr>
          <w:ilvl w:val="0"/>
          <w:numId w:val="23"/>
        </w:numPr>
        <w:suppressLineNumbers w:val="0"/>
        <w:spacing w:before="0" w:beforeAutospacing="1" w:after="0" w:afterAutospacing="1"/>
        <w:ind w:left="720" w:hanging="360"/>
      </w:pPr>
      <w:r>
        <w:t xml:space="preserve">ORB 特征检测与匹配的基本流程； </w:t>
      </w:r>
    </w:p>
    <w:p w14:paraId="22C67139">
      <w:pPr>
        <w:keepNext w:val="0"/>
        <w:keepLines w:val="0"/>
        <w:widowControl/>
        <w:numPr>
          <w:ilvl w:val="0"/>
          <w:numId w:val="23"/>
        </w:numPr>
        <w:suppressLineNumbers w:val="0"/>
        <w:spacing w:before="0" w:beforeAutospacing="1" w:after="0" w:afterAutospacing="1"/>
        <w:ind w:left="720" w:hanging="360"/>
      </w:pPr>
      <w:r>
        <w:t xml:space="preserve">RANSAC 和 Homography 在目标定位中的作用； </w:t>
      </w:r>
    </w:p>
    <w:p w14:paraId="0C1C8449">
      <w:pPr>
        <w:keepNext w:val="0"/>
        <w:keepLines w:val="0"/>
        <w:widowControl/>
        <w:numPr>
          <w:ilvl w:val="0"/>
          <w:numId w:val="23"/>
        </w:numPr>
        <w:suppressLineNumbers w:val="0"/>
        <w:spacing w:before="0" w:beforeAutospacing="1" w:after="0" w:afterAutospacing="1"/>
        <w:ind w:left="720" w:hanging="360"/>
      </w:pPr>
      <w:r>
        <w:t xml:space="preserve">实验中遇到的问题； </w:t>
      </w:r>
    </w:p>
    <w:p w14:paraId="6BDFD986">
      <w:pPr>
        <w:keepNext w:val="0"/>
        <w:keepLines w:val="0"/>
        <w:widowControl/>
        <w:numPr>
          <w:ilvl w:val="0"/>
          <w:numId w:val="23"/>
        </w:numPr>
        <w:suppressLineNumbers w:val="0"/>
        <w:spacing w:before="0" w:beforeAutospacing="1" w:after="0" w:afterAutospacing="1"/>
        <w:ind w:left="720" w:hanging="360"/>
      </w:pPr>
      <w:r>
        <w:t xml:space="preserve">你对特征匹配鲁棒性的理解。 </w:t>
      </w:r>
    </w:p>
    <w:p w14:paraId="558B0163">
      <w:pPr>
        <w:pStyle w:val="6"/>
        <w:keepNext w:val="0"/>
        <w:keepLines w:val="0"/>
        <w:widowControl/>
        <w:suppressLineNumbers w:val="0"/>
        <w:ind w:firstLine="420" w:firstLineChars="0"/>
        <w:rPr>
          <w:rFonts w:hint="eastAsia" w:ascii="宋体" w:hAnsi="宋体" w:eastAsia="宋体" w:cs="宋体"/>
          <w:color w:val="0000FF"/>
          <w:kern w:val="2"/>
          <w:sz w:val="24"/>
          <w:szCs w:val="24"/>
          <w:lang w:val="en-US" w:eastAsia="zh-CN" w:bidi="ar-SA"/>
        </w:rPr>
      </w:pPr>
      <w:r>
        <w:rPr>
          <w:rFonts w:hint="eastAsia" w:ascii="宋体" w:hAnsi="宋体" w:eastAsia="宋体" w:cs="宋体"/>
          <w:color w:val="0000FF"/>
          <w:kern w:val="2"/>
          <w:sz w:val="24"/>
          <w:szCs w:val="24"/>
          <w:lang w:val="en-US" w:eastAsia="zh-CN" w:bidi="ar-SA"/>
        </w:rPr>
        <w:t>本次实验主要完成了基于局部特征算法的图像检测、匹配及复杂场景下的目标定位任务。不仅完整实现了从ORB基础匹配到RANSAC优化的全流程，还进行了参数消融实验，并额外完成了SIFT 法的性能对比。</w:t>
      </w:r>
    </w:p>
    <w:p w14:paraId="7673B54A">
      <w:pPr>
        <w:pStyle w:val="6"/>
        <w:keepNext w:val="0"/>
        <w:keepLines w:val="0"/>
        <w:widowControl/>
        <w:suppressLineNumbers w:val="0"/>
        <w:ind w:firstLine="420" w:firstLineChars="0"/>
        <w:rPr>
          <w:rFonts w:hint="eastAsia" w:ascii="宋体" w:hAnsi="宋体" w:eastAsia="宋体" w:cs="宋体"/>
          <w:color w:val="0000FF"/>
          <w:kern w:val="2"/>
          <w:sz w:val="24"/>
          <w:szCs w:val="24"/>
          <w:lang w:val="en-US" w:eastAsia="zh-CN" w:bidi="ar-SA"/>
        </w:rPr>
      </w:pPr>
      <w:r>
        <w:rPr>
          <w:rFonts w:hint="eastAsia" w:ascii="宋体" w:hAnsi="宋体" w:eastAsia="宋体" w:cs="宋体"/>
          <w:color w:val="0000FF"/>
          <w:kern w:val="2"/>
          <w:sz w:val="24"/>
          <w:szCs w:val="24"/>
          <w:lang w:val="en-US" w:eastAsia="zh-CN" w:bidi="ar-SA"/>
        </w:rPr>
        <w:t>在基础匹配流程中，ORB算法展现了极高的运行效率。其核心逻辑是：首先利用 FAST 算法检测关键点并结合灰度质心法赋予旋转主方向，随后使用 Steered BRIEF 生成32字节的二进制描述子。在匹配阶段，利用暴力匹配器（BFMatcher）通过计算汉明距离（Hamming Distance），结合交叉验证（crossCheck）实现了快速的初始特征配对。</w:t>
      </w:r>
    </w:p>
    <w:p w14:paraId="5C8585A6">
      <w:pPr>
        <w:pStyle w:val="6"/>
        <w:keepNext w:val="0"/>
        <w:keepLines w:val="0"/>
        <w:widowControl/>
        <w:suppressLineNumbers w:val="0"/>
        <w:ind w:firstLine="420" w:firstLineChars="0"/>
        <w:rPr>
          <w:rFonts w:hint="eastAsia" w:ascii="宋体" w:hAnsi="宋体" w:eastAsia="宋体" w:cs="宋体"/>
          <w:color w:val="0000FF"/>
          <w:kern w:val="2"/>
          <w:sz w:val="24"/>
          <w:szCs w:val="24"/>
          <w:lang w:val="en-US" w:eastAsia="zh-CN" w:bidi="ar-SA"/>
        </w:rPr>
      </w:pPr>
      <w:r>
        <w:rPr>
          <w:rFonts w:hint="eastAsia" w:ascii="宋体" w:hAnsi="宋体" w:eastAsia="宋体" w:cs="宋体"/>
          <w:color w:val="0000FF"/>
          <w:kern w:val="2"/>
          <w:sz w:val="24"/>
          <w:szCs w:val="24"/>
          <w:lang w:val="en-US" w:eastAsia="zh-CN" w:bidi="ar-SA"/>
        </w:rPr>
        <w:t>然而，仅靠局部描述子相似度无法应对复杂环境。实验证明，单应性矩阵（Homography）与 RANSAC 算法是实现精准目标定位的灵魂。Homography 提供了平面透视映射的严密数学模型；而 RANSAC 算法则以全局几何一致性为约束，从杂乱的初始匹配中强力剔除了由背景杂物和相似纹理造成的误匹配（外点），确保最终生成的定位边框能够完美贴合物体在空间中的真实透视形变。</w:t>
      </w:r>
    </w:p>
    <w:p w14:paraId="625F351B">
      <w:pPr>
        <w:pStyle w:val="6"/>
        <w:keepNext w:val="0"/>
        <w:keepLines w:val="0"/>
        <w:widowControl/>
        <w:suppressLineNumbers w:val="0"/>
        <w:ind w:firstLine="420" w:firstLineChars="0"/>
        <w:rPr>
          <w:rFonts w:hint="eastAsia" w:ascii="宋体" w:hAnsi="宋体" w:eastAsia="宋体" w:cs="宋体"/>
          <w:color w:val="0000FF"/>
          <w:kern w:val="2"/>
          <w:sz w:val="24"/>
          <w:szCs w:val="24"/>
          <w:lang w:val="en-US" w:eastAsia="zh-CN" w:bidi="ar-SA"/>
        </w:rPr>
      </w:pPr>
      <w:r>
        <w:rPr>
          <w:rFonts w:hint="eastAsia" w:ascii="宋体" w:hAnsi="宋体" w:eastAsia="宋体" w:cs="宋体"/>
          <w:color w:val="0000FF"/>
          <w:kern w:val="2"/>
          <w:sz w:val="24"/>
          <w:szCs w:val="24"/>
          <w:lang w:val="en-US" w:eastAsia="zh-CN" w:bidi="ar-SA"/>
        </w:rPr>
        <w:t>在实验过程中，我主要遇到了两个具有代表性的工程问题：一是在参数测试时，发现 nfeatures 设为 2000 时模板图实际仅提取了 1589 个有效点，这让我意识到真实图像的优质角点存在物理上限，盲目增加参数反而会引入大量劣质特征拉低内点率；二是在向 GitHub 提交代码时，遇到了 WSL 环境下的 TLS 握手网络报错，最终通过调整 Git 的 SSL 验证策略并结合终端命令成功解决。</w:t>
      </w:r>
    </w:p>
    <w:p w14:paraId="25DB46B0">
      <w:pPr>
        <w:pStyle w:val="6"/>
        <w:keepNext w:val="0"/>
        <w:keepLines w:val="0"/>
        <w:widowControl/>
        <w:suppressLineNumbers w:val="0"/>
        <w:ind w:firstLine="420" w:firstLineChars="0"/>
        <w:rPr>
          <w:rFonts w:hint="eastAsia" w:ascii="宋体" w:hAnsi="宋体" w:eastAsia="宋体" w:cs="宋体"/>
          <w:color w:val="0000FF"/>
          <w:kern w:val="2"/>
          <w:sz w:val="24"/>
          <w:szCs w:val="24"/>
          <w:lang w:val="en-US" w:eastAsia="zh-CN" w:bidi="ar-SA"/>
        </w:rPr>
      </w:pPr>
      <w:r>
        <w:rPr>
          <w:rFonts w:hint="eastAsia" w:ascii="宋体" w:hAnsi="宋体" w:eastAsia="宋体" w:cs="宋体"/>
          <w:color w:val="0000FF"/>
          <w:kern w:val="2"/>
          <w:sz w:val="24"/>
          <w:szCs w:val="24"/>
          <w:lang w:val="en-US" w:eastAsia="zh-CN" w:bidi="ar-SA"/>
        </w:rPr>
        <w:t>通过本次实验，我对特征匹配鲁棒性有了更深刻的工程理解：真正的鲁棒性不能仅依靠单一环节，而是局部特征描述的抗扰动能力（抗平移、旋转、光照）与全局空间几何约束（抗透视畸变、噪声干扰）的强强联合。在实际开发中，更需要在精度（如 SIFT）与运行速度（如 ORB）之间，根据具体业务场景寻找最优的平衡点。</w:t>
      </w:r>
    </w:p>
    <w:p w14:paraId="0D9229F9">
      <w:pPr>
        <w:rPr>
          <w:rFonts w:hint="eastAsia"/>
        </w:rPr>
      </w:pPr>
      <w:bookmarkStart w:id="0" w:name="_GoBack"/>
      <w:bookmarkEnd w:id="0"/>
    </w:p>
    <w:p w14:paraId="3B67390D">
      <w:pPr>
        <w:rPr>
          <w:b/>
          <w:sz w:val="24"/>
        </w:rPr>
      </w:pPr>
      <w:r>
        <w:rPr>
          <w:rFonts w:hint="eastAsia"/>
          <w:b/>
          <w:sz w:val="24"/>
        </w:rPr>
        <w:t>实验代码：</w:t>
      </w:r>
    </w:p>
    <w:p w14:paraId="2F925970">
      <w:pPr>
        <w:rPr>
          <w:rFonts w:hint="default" w:eastAsia="宋体"/>
          <w:color w:val="0000FF"/>
          <w:lang w:val="en-US" w:eastAsia="zh-CN"/>
        </w:rPr>
      </w:pPr>
      <w:r>
        <w:rPr>
          <w:rFonts w:hint="eastAsia"/>
          <w:color w:val="0000FF"/>
          <w:lang w:val="en-US" w:eastAsia="zh-CN"/>
        </w:rPr>
        <w:t>详见Github</w:t>
      </w:r>
    </w:p>
    <w:p w14:paraId="56B26208">
      <w:pPr>
        <w:rPr>
          <w:rFonts w:hint="eastAsia"/>
        </w:rPr>
      </w:pPr>
    </w:p>
    <w:p w14:paraId="2BD30CC7">
      <w:pPr>
        <w:rPr>
          <w:rFonts w:hint="eastAsia"/>
          <w:b/>
          <w:sz w:val="24"/>
        </w:rPr>
      </w:pPr>
      <w:r>
        <w:rPr>
          <w:rFonts w:hint="eastAsia"/>
          <w:b/>
          <w:sz w:val="24"/>
        </w:rPr>
        <w:t>README:</w:t>
      </w:r>
    </w:p>
    <w:p w14:paraId="66CC592A">
      <w:pPr>
        <w:rPr>
          <w:rFonts w:hint="default"/>
          <w:color w:val="0000FF"/>
          <w:lang w:val="en-US" w:eastAsia="zh-CN"/>
        </w:rPr>
      </w:pPr>
      <w:r>
        <w:rPr>
          <w:rFonts w:hint="eastAsia"/>
          <w:color w:val="0000FF"/>
          <w:lang w:val="en-US" w:eastAsia="zh-CN"/>
        </w:rPr>
        <w:t>详见Github</w:t>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9755DA">
    <w:pPr>
      <w:pStyle w:val="5"/>
      <w:pBdr>
        <w:bottom w:val="single" w:color="000000" w:sz="4" w:space="1"/>
      </w:pBdr>
      <w:jc w:val="center"/>
    </w:pPr>
    <w:r>
      <w:rPr>
        <w:rFonts w:hint="eastAsia"/>
      </w:rPr>
      <w:t>暨南大学本科实验报告专用纸（附页）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889737"/>
    <w:multiLevelType w:val="singleLevel"/>
    <w:tmpl w:val="80889737"/>
    <w:lvl w:ilvl="0" w:tentative="0">
      <w:start w:val="1"/>
      <w:numFmt w:val="decimal"/>
      <w:suff w:val="nothing"/>
      <w:lvlText w:val="%1、"/>
      <w:lvlJc w:val="left"/>
    </w:lvl>
  </w:abstractNum>
  <w:abstractNum w:abstractNumId="1">
    <w:nsid w:val="826AEBA9"/>
    <w:multiLevelType w:val="multilevel"/>
    <w:tmpl w:val="826AEBA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89920DE6"/>
    <w:multiLevelType w:val="singleLevel"/>
    <w:tmpl w:val="89920DE6"/>
    <w:lvl w:ilvl="0" w:tentative="0">
      <w:start w:val="1"/>
      <w:numFmt w:val="decimal"/>
      <w:suff w:val="nothing"/>
      <w:lvlText w:val="%1、"/>
      <w:lvlJc w:val="left"/>
    </w:lvl>
  </w:abstractNum>
  <w:abstractNum w:abstractNumId="3">
    <w:nsid w:val="A0B442ED"/>
    <w:multiLevelType w:val="multilevel"/>
    <w:tmpl w:val="A0B442E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AE697B79"/>
    <w:multiLevelType w:val="multilevel"/>
    <w:tmpl w:val="AE697B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2342090"/>
    <w:multiLevelType w:val="multilevel"/>
    <w:tmpl w:val="B234209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C83BE88C"/>
    <w:multiLevelType w:val="multilevel"/>
    <w:tmpl w:val="C83BE88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D72BF3BA"/>
    <w:multiLevelType w:val="multilevel"/>
    <w:tmpl w:val="D72BF3B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DE3D5BF5"/>
    <w:multiLevelType w:val="multilevel"/>
    <w:tmpl w:val="DE3D5BF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E286145B"/>
    <w:multiLevelType w:val="singleLevel"/>
    <w:tmpl w:val="E286145B"/>
    <w:lvl w:ilvl="0" w:tentative="0">
      <w:start w:val="1"/>
      <w:numFmt w:val="decimal"/>
      <w:suff w:val="nothing"/>
      <w:lvlText w:val="%1、"/>
      <w:lvlJc w:val="left"/>
    </w:lvl>
  </w:abstractNum>
  <w:abstractNum w:abstractNumId="10">
    <w:nsid w:val="E5B4455C"/>
    <w:multiLevelType w:val="multilevel"/>
    <w:tmpl w:val="E5B4455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2E249A1"/>
    <w:multiLevelType w:val="multilevel"/>
    <w:tmpl w:val="F2E249A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F8E23AAD"/>
    <w:multiLevelType w:val="multilevel"/>
    <w:tmpl w:val="F8E23AA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02C97CDB"/>
    <w:multiLevelType w:val="multilevel"/>
    <w:tmpl w:val="02C97CD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096F63B5"/>
    <w:multiLevelType w:val="multilevel"/>
    <w:tmpl w:val="096F63B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16F59431"/>
    <w:multiLevelType w:val="multilevel"/>
    <w:tmpl w:val="16F5943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1E102716"/>
    <w:multiLevelType w:val="multilevel"/>
    <w:tmpl w:val="1E10271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24CFB764"/>
    <w:multiLevelType w:val="multilevel"/>
    <w:tmpl w:val="24CFB7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31305335"/>
    <w:multiLevelType w:val="multilevel"/>
    <w:tmpl w:val="313053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57034ADE"/>
    <w:multiLevelType w:val="multilevel"/>
    <w:tmpl w:val="57034AD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6149A736"/>
    <w:multiLevelType w:val="multilevel"/>
    <w:tmpl w:val="6149A73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653ED75D"/>
    <w:multiLevelType w:val="multilevel"/>
    <w:tmpl w:val="653ED75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699E9020"/>
    <w:multiLevelType w:val="multilevel"/>
    <w:tmpl w:val="699E902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22"/>
  </w:num>
  <w:num w:numId="2">
    <w:abstractNumId w:val="10"/>
  </w:num>
  <w:num w:numId="3">
    <w:abstractNumId w:val="16"/>
  </w:num>
  <w:num w:numId="4">
    <w:abstractNumId w:val="4"/>
  </w:num>
  <w:num w:numId="5">
    <w:abstractNumId w:val="20"/>
  </w:num>
  <w:num w:numId="6">
    <w:abstractNumId w:val="18"/>
  </w:num>
  <w:num w:numId="7">
    <w:abstractNumId w:val="5"/>
  </w:num>
  <w:num w:numId="8">
    <w:abstractNumId w:val="17"/>
  </w:num>
  <w:num w:numId="9">
    <w:abstractNumId w:val="8"/>
  </w:num>
  <w:num w:numId="10">
    <w:abstractNumId w:val="2"/>
  </w:num>
  <w:num w:numId="11">
    <w:abstractNumId w:val="14"/>
  </w:num>
  <w:num w:numId="12">
    <w:abstractNumId w:val="0"/>
  </w:num>
  <w:num w:numId="13">
    <w:abstractNumId w:val="3"/>
  </w:num>
  <w:num w:numId="14">
    <w:abstractNumId w:val="13"/>
  </w:num>
  <w:num w:numId="15">
    <w:abstractNumId w:val="12"/>
  </w:num>
  <w:num w:numId="16">
    <w:abstractNumId w:val="11"/>
  </w:num>
  <w:num w:numId="17">
    <w:abstractNumId w:val="1"/>
  </w:num>
  <w:num w:numId="18">
    <w:abstractNumId w:val="9"/>
  </w:num>
  <w:num w:numId="19">
    <w:abstractNumId w:val="7"/>
  </w:num>
  <w:num w:numId="20">
    <w:abstractNumId w:val="19"/>
  </w:num>
  <w:num w:numId="21">
    <w:abstractNumId w:val="15"/>
  </w:num>
  <w:num w:numId="22">
    <w:abstractNumId w:val="21"/>
  </w:num>
  <w:num w:numId="23">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C SYSTEM">
    <w15:presenceInfo w15:providerId="None" w15:userId="MC SYSTE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3626"/>
    <w:rsid w:val="00017CE9"/>
    <w:rsid w:val="00041870"/>
    <w:rsid w:val="000C3DA7"/>
    <w:rsid w:val="001335CB"/>
    <w:rsid w:val="00134276"/>
    <w:rsid w:val="00137DF7"/>
    <w:rsid w:val="00164C26"/>
    <w:rsid w:val="00186F37"/>
    <w:rsid w:val="001D43F4"/>
    <w:rsid w:val="00251566"/>
    <w:rsid w:val="002630BB"/>
    <w:rsid w:val="00302EE8"/>
    <w:rsid w:val="003779CF"/>
    <w:rsid w:val="004572EB"/>
    <w:rsid w:val="00667859"/>
    <w:rsid w:val="006717A6"/>
    <w:rsid w:val="0069744B"/>
    <w:rsid w:val="006B1C0D"/>
    <w:rsid w:val="00751E7E"/>
    <w:rsid w:val="00851A5D"/>
    <w:rsid w:val="008B17C9"/>
    <w:rsid w:val="008D3626"/>
    <w:rsid w:val="008D7EC8"/>
    <w:rsid w:val="00913CE9"/>
    <w:rsid w:val="009635F2"/>
    <w:rsid w:val="00A40DC7"/>
    <w:rsid w:val="00A61D72"/>
    <w:rsid w:val="00A71305"/>
    <w:rsid w:val="00B535A0"/>
    <w:rsid w:val="00BB59F9"/>
    <w:rsid w:val="00BC7932"/>
    <w:rsid w:val="00C536E1"/>
    <w:rsid w:val="00C621A8"/>
    <w:rsid w:val="00C723A9"/>
    <w:rsid w:val="00CB1174"/>
    <w:rsid w:val="00D31749"/>
    <w:rsid w:val="00D8103B"/>
    <w:rsid w:val="00E34CE3"/>
    <w:rsid w:val="00EB6B2F"/>
    <w:rsid w:val="00EB7E60"/>
    <w:rsid w:val="00F97105"/>
    <w:rsid w:val="01BC3A51"/>
    <w:rsid w:val="01C54B55"/>
    <w:rsid w:val="027A76EE"/>
    <w:rsid w:val="028B18FB"/>
    <w:rsid w:val="03541CED"/>
    <w:rsid w:val="03C03826"/>
    <w:rsid w:val="03CE5F43"/>
    <w:rsid w:val="04471852"/>
    <w:rsid w:val="047D5273"/>
    <w:rsid w:val="04C66C1A"/>
    <w:rsid w:val="04FC6AE0"/>
    <w:rsid w:val="05241B93"/>
    <w:rsid w:val="05544226"/>
    <w:rsid w:val="059D59AC"/>
    <w:rsid w:val="059E36F3"/>
    <w:rsid w:val="05FD666C"/>
    <w:rsid w:val="072B7208"/>
    <w:rsid w:val="07465DF0"/>
    <w:rsid w:val="07ED44BE"/>
    <w:rsid w:val="07F910B5"/>
    <w:rsid w:val="085D1644"/>
    <w:rsid w:val="0865674A"/>
    <w:rsid w:val="08E51639"/>
    <w:rsid w:val="08FC70AE"/>
    <w:rsid w:val="096864F2"/>
    <w:rsid w:val="0A312D88"/>
    <w:rsid w:val="0A374116"/>
    <w:rsid w:val="0AC27E20"/>
    <w:rsid w:val="0B2367D5"/>
    <w:rsid w:val="0BB43C70"/>
    <w:rsid w:val="0C5E1E2E"/>
    <w:rsid w:val="0CCF0636"/>
    <w:rsid w:val="0CEA5470"/>
    <w:rsid w:val="0D330BC5"/>
    <w:rsid w:val="0D611BD6"/>
    <w:rsid w:val="0DAD6B21"/>
    <w:rsid w:val="0E3E5A73"/>
    <w:rsid w:val="0EB9159E"/>
    <w:rsid w:val="0F096081"/>
    <w:rsid w:val="0F182768"/>
    <w:rsid w:val="0FB0474F"/>
    <w:rsid w:val="0FE268D2"/>
    <w:rsid w:val="10991687"/>
    <w:rsid w:val="113D7165"/>
    <w:rsid w:val="116C22B4"/>
    <w:rsid w:val="11CC783A"/>
    <w:rsid w:val="121C256F"/>
    <w:rsid w:val="127A1044"/>
    <w:rsid w:val="12AC38F3"/>
    <w:rsid w:val="12C64289"/>
    <w:rsid w:val="134D0507"/>
    <w:rsid w:val="136E6DFB"/>
    <w:rsid w:val="13877EBC"/>
    <w:rsid w:val="14074B59"/>
    <w:rsid w:val="14706BA3"/>
    <w:rsid w:val="14F450DE"/>
    <w:rsid w:val="14F52C04"/>
    <w:rsid w:val="15AF7257"/>
    <w:rsid w:val="16247C45"/>
    <w:rsid w:val="165C118C"/>
    <w:rsid w:val="166E7112"/>
    <w:rsid w:val="16A86180"/>
    <w:rsid w:val="16B1142D"/>
    <w:rsid w:val="16CA07EC"/>
    <w:rsid w:val="171E4694"/>
    <w:rsid w:val="172577D0"/>
    <w:rsid w:val="173652EF"/>
    <w:rsid w:val="174A7237"/>
    <w:rsid w:val="178D35C8"/>
    <w:rsid w:val="17A93E9C"/>
    <w:rsid w:val="17B346F1"/>
    <w:rsid w:val="17CC40F0"/>
    <w:rsid w:val="18133ACD"/>
    <w:rsid w:val="182932F0"/>
    <w:rsid w:val="1844637C"/>
    <w:rsid w:val="18B057C0"/>
    <w:rsid w:val="19145D4E"/>
    <w:rsid w:val="191F0F43"/>
    <w:rsid w:val="199472B4"/>
    <w:rsid w:val="1A1678A4"/>
    <w:rsid w:val="1A5D1977"/>
    <w:rsid w:val="1ACB68E1"/>
    <w:rsid w:val="1AD5775F"/>
    <w:rsid w:val="1B285AE1"/>
    <w:rsid w:val="1B2B3823"/>
    <w:rsid w:val="1BA86C22"/>
    <w:rsid w:val="1CD13F56"/>
    <w:rsid w:val="1D4C0DD7"/>
    <w:rsid w:val="1D540E0F"/>
    <w:rsid w:val="1D5F77B4"/>
    <w:rsid w:val="1D8A4831"/>
    <w:rsid w:val="1DD91315"/>
    <w:rsid w:val="1E956671"/>
    <w:rsid w:val="1EA41923"/>
    <w:rsid w:val="1F3E1D77"/>
    <w:rsid w:val="1F4629DA"/>
    <w:rsid w:val="1F505606"/>
    <w:rsid w:val="201C373B"/>
    <w:rsid w:val="2020322B"/>
    <w:rsid w:val="202D1DEC"/>
    <w:rsid w:val="20855784"/>
    <w:rsid w:val="20886345"/>
    <w:rsid w:val="20D858B3"/>
    <w:rsid w:val="20DA7155"/>
    <w:rsid w:val="20FB77F4"/>
    <w:rsid w:val="221C0E8C"/>
    <w:rsid w:val="222D60D3"/>
    <w:rsid w:val="22357FAC"/>
    <w:rsid w:val="22C73E32"/>
    <w:rsid w:val="22EE13BE"/>
    <w:rsid w:val="23056708"/>
    <w:rsid w:val="236E0C2B"/>
    <w:rsid w:val="23713D9D"/>
    <w:rsid w:val="23A91789"/>
    <w:rsid w:val="23ED3D6C"/>
    <w:rsid w:val="24DF3AAB"/>
    <w:rsid w:val="256C6F12"/>
    <w:rsid w:val="25783B09"/>
    <w:rsid w:val="25B12B77"/>
    <w:rsid w:val="25B368EF"/>
    <w:rsid w:val="26B02E2F"/>
    <w:rsid w:val="26B67981"/>
    <w:rsid w:val="27337CE7"/>
    <w:rsid w:val="27475541"/>
    <w:rsid w:val="27EE1E60"/>
    <w:rsid w:val="28373807"/>
    <w:rsid w:val="28AC5FA3"/>
    <w:rsid w:val="28BA7F95"/>
    <w:rsid w:val="28FA66B0"/>
    <w:rsid w:val="29712D49"/>
    <w:rsid w:val="2976210D"/>
    <w:rsid w:val="29D97680"/>
    <w:rsid w:val="2A027E45"/>
    <w:rsid w:val="2A0C65CE"/>
    <w:rsid w:val="2A1A0CEB"/>
    <w:rsid w:val="2A2102CB"/>
    <w:rsid w:val="2A21651D"/>
    <w:rsid w:val="2A497822"/>
    <w:rsid w:val="2A77613D"/>
    <w:rsid w:val="2ACE1AD5"/>
    <w:rsid w:val="2B200583"/>
    <w:rsid w:val="2B3B360F"/>
    <w:rsid w:val="2B5567B2"/>
    <w:rsid w:val="2B807273"/>
    <w:rsid w:val="2BF67536"/>
    <w:rsid w:val="2C1856FE"/>
    <w:rsid w:val="2C8965FC"/>
    <w:rsid w:val="2CA857B9"/>
    <w:rsid w:val="2D3C71CA"/>
    <w:rsid w:val="2D656721"/>
    <w:rsid w:val="2DD65871"/>
    <w:rsid w:val="2DFB7085"/>
    <w:rsid w:val="2E262354"/>
    <w:rsid w:val="2E2E745B"/>
    <w:rsid w:val="2E8B0409"/>
    <w:rsid w:val="2EC97183"/>
    <w:rsid w:val="2ED95618"/>
    <w:rsid w:val="2F650C5A"/>
    <w:rsid w:val="2F686AD9"/>
    <w:rsid w:val="2FAA7CE5"/>
    <w:rsid w:val="2FC33BD3"/>
    <w:rsid w:val="2FCB4D37"/>
    <w:rsid w:val="2FDD4C94"/>
    <w:rsid w:val="300F0BC6"/>
    <w:rsid w:val="301461DC"/>
    <w:rsid w:val="301B57BD"/>
    <w:rsid w:val="307122AD"/>
    <w:rsid w:val="307849BD"/>
    <w:rsid w:val="308B46F0"/>
    <w:rsid w:val="313C1E8F"/>
    <w:rsid w:val="314062BB"/>
    <w:rsid w:val="314174A5"/>
    <w:rsid w:val="31682C84"/>
    <w:rsid w:val="31C37EBA"/>
    <w:rsid w:val="31DB16A7"/>
    <w:rsid w:val="32210E55"/>
    <w:rsid w:val="32285F6F"/>
    <w:rsid w:val="32AF043E"/>
    <w:rsid w:val="33150BE9"/>
    <w:rsid w:val="332D5F33"/>
    <w:rsid w:val="34A044E2"/>
    <w:rsid w:val="34F34F5A"/>
    <w:rsid w:val="34FF38FF"/>
    <w:rsid w:val="3538471B"/>
    <w:rsid w:val="354B26A0"/>
    <w:rsid w:val="358931C8"/>
    <w:rsid w:val="359E4EC6"/>
    <w:rsid w:val="35C44201"/>
    <w:rsid w:val="36160F00"/>
    <w:rsid w:val="36581519"/>
    <w:rsid w:val="367D3121"/>
    <w:rsid w:val="373D426B"/>
    <w:rsid w:val="37826121"/>
    <w:rsid w:val="37A12A4B"/>
    <w:rsid w:val="37C14E9C"/>
    <w:rsid w:val="388A1731"/>
    <w:rsid w:val="3894610C"/>
    <w:rsid w:val="38BE13DB"/>
    <w:rsid w:val="390E0091"/>
    <w:rsid w:val="3924229F"/>
    <w:rsid w:val="393873DF"/>
    <w:rsid w:val="393C6ED0"/>
    <w:rsid w:val="396F26D5"/>
    <w:rsid w:val="399C171C"/>
    <w:rsid w:val="399F745E"/>
    <w:rsid w:val="39D30EB6"/>
    <w:rsid w:val="3A502507"/>
    <w:rsid w:val="3A922B1F"/>
    <w:rsid w:val="3AE710BD"/>
    <w:rsid w:val="3B451940"/>
    <w:rsid w:val="3B9D177C"/>
    <w:rsid w:val="3D0A4BEF"/>
    <w:rsid w:val="3DA05553"/>
    <w:rsid w:val="3DDC47DD"/>
    <w:rsid w:val="3E126451"/>
    <w:rsid w:val="3E1C72D0"/>
    <w:rsid w:val="3E860BED"/>
    <w:rsid w:val="3EFD3E96"/>
    <w:rsid w:val="3FA0183A"/>
    <w:rsid w:val="3FA4757D"/>
    <w:rsid w:val="3FC90D91"/>
    <w:rsid w:val="3FFC1167"/>
    <w:rsid w:val="404B3E24"/>
    <w:rsid w:val="4057639D"/>
    <w:rsid w:val="40AB66E9"/>
    <w:rsid w:val="40E51BFB"/>
    <w:rsid w:val="40F90F5B"/>
    <w:rsid w:val="41003548"/>
    <w:rsid w:val="4134048C"/>
    <w:rsid w:val="41596145"/>
    <w:rsid w:val="41967399"/>
    <w:rsid w:val="41AD023F"/>
    <w:rsid w:val="426B6130"/>
    <w:rsid w:val="42D708FF"/>
    <w:rsid w:val="42FA5706"/>
    <w:rsid w:val="442E38B9"/>
    <w:rsid w:val="44753296"/>
    <w:rsid w:val="45D97854"/>
    <w:rsid w:val="45FB3C6E"/>
    <w:rsid w:val="467D4684"/>
    <w:rsid w:val="469D6AD4"/>
    <w:rsid w:val="46C40504"/>
    <w:rsid w:val="46F271D1"/>
    <w:rsid w:val="478E701D"/>
    <w:rsid w:val="47B168CA"/>
    <w:rsid w:val="485B27A2"/>
    <w:rsid w:val="489A16A3"/>
    <w:rsid w:val="48A3568E"/>
    <w:rsid w:val="48B9571B"/>
    <w:rsid w:val="48C12F4D"/>
    <w:rsid w:val="48C175E6"/>
    <w:rsid w:val="48DD58AD"/>
    <w:rsid w:val="49080B7C"/>
    <w:rsid w:val="49270BA4"/>
    <w:rsid w:val="497429AC"/>
    <w:rsid w:val="49885819"/>
    <w:rsid w:val="49B760FE"/>
    <w:rsid w:val="4A0B01F8"/>
    <w:rsid w:val="4A4A685A"/>
    <w:rsid w:val="4A6A13C3"/>
    <w:rsid w:val="4A6F0787"/>
    <w:rsid w:val="4B723885"/>
    <w:rsid w:val="4BB9615E"/>
    <w:rsid w:val="4BDE1EDF"/>
    <w:rsid w:val="4C0F3FD0"/>
    <w:rsid w:val="4C243614"/>
    <w:rsid w:val="4C481290"/>
    <w:rsid w:val="4C8D3147"/>
    <w:rsid w:val="4D671BE9"/>
    <w:rsid w:val="4D897DB2"/>
    <w:rsid w:val="4DA60964"/>
    <w:rsid w:val="4DD02DBB"/>
    <w:rsid w:val="4DF94F37"/>
    <w:rsid w:val="4E6879C7"/>
    <w:rsid w:val="4E6F51FA"/>
    <w:rsid w:val="4E8A3DE2"/>
    <w:rsid w:val="4E922C96"/>
    <w:rsid w:val="4EE07EA5"/>
    <w:rsid w:val="4FE92D8A"/>
    <w:rsid w:val="500100D3"/>
    <w:rsid w:val="508A00C9"/>
    <w:rsid w:val="50AE3902"/>
    <w:rsid w:val="50EC0D83"/>
    <w:rsid w:val="510B737C"/>
    <w:rsid w:val="521D4F6D"/>
    <w:rsid w:val="522D51B0"/>
    <w:rsid w:val="52A86F2C"/>
    <w:rsid w:val="52AD009F"/>
    <w:rsid w:val="536C1D08"/>
    <w:rsid w:val="53740BBC"/>
    <w:rsid w:val="53BD6A07"/>
    <w:rsid w:val="54446FC0"/>
    <w:rsid w:val="54EB3100"/>
    <w:rsid w:val="55054EB9"/>
    <w:rsid w:val="551E34D6"/>
    <w:rsid w:val="557D01FC"/>
    <w:rsid w:val="567A473C"/>
    <w:rsid w:val="569752EE"/>
    <w:rsid w:val="56995A62"/>
    <w:rsid w:val="577E64AD"/>
    <w:rsid w:val="57E15C8D"/>
    <w:rsid w:val="57F4051E"/>
    <w:rsid w:val="586438F5"/>
    <w:rsid w:val="58DA5965"/>
    <w:rsid w:val="58E81D24"/>
    <w:rsid w:val="59B9557B"/>
    <w:rsid w:val="59ED3476"/>
    <w:rsid w:val="5A3D7F5A"/>
    <w:rsid w:val="5A59520F"/>
    <w:rsid w:val="5A62068E"/>
    <w:rsid w:val="5ADA7E9F"/>
    <w:rsid w:val="5B0B0058"/>
    <w:rsid w:val="5B321A89"/>
    <w:rsid w:val="5B3E6680"/>
    <w:rsid w:val="5B6A7475"/>
    <w:rsid w:val="5B6D2AC1"/>
    <w:rsid w:val="5C401F83"/>
    <w:rsid w:val="5CAE15E3"/>
    <w:rsid w:val="5CB00EB7"/>
    <w:rsid w:val="5CD64696"/>
    <w:rsid w:val="5CD8040E"/>
    <w:rsid w:val="5D080CF3"/>
    <w:rsid w:val="5D153410"/>
    <w:rsid w:val="5D6D6DA8"/>
    <w:rsid w:val="5D9A3915"/>
    <w:rsid w:val="5DA30A1C"/>
    <w:rsid w:val="5E5B30A5"/>
    <w:rsid w:val="5E6119BC"/>
    <w:rsid w:val="5ED57EBA"/>
    <w:rsid w:val="5ED846F5"/>
    <w:rsid w:val="5F13572D"/>
    <w:rsid w:val="600A6B30"/>
    <w:rsid w:val="60255718"/>
    <w:rsid w:val="60B151FE"/>
    <w:rsid w:val="612C6F7A"/>
    <w:rsid w:val="61834DEC"/>
    <w:rsid w:val="6263114F"/>
    <w:rsid w:val="62634C1E"/>
    <w:rsid w:val="62C3746A"/>
    <w:rsid w:val="63A4104A"/>
    <w:rsid w:val="63AD43A2"/>
    <w:rsid w:val="64153CF6"/>
    <w:rsid w:val="64835103"/>
    <w:rsid w:val="64A84855"/>
    <w:rsid w:val="65C854C3"/>
    <w:rsid w:val="65E16585"/>
    <w:rsid w:val="663C1A0D"/>
    <w:rsid w:val="66415276"/>
    <w:rsid w:val="667E2026"/>
    <w:rsid w:val="6686712D"/>
    <w:rsid w:val="669B6734"/>
    <w:rsid w:val="66E31E89"/>
    <w:rsid w:val="67171F3D"/>
    <w:rsid w:val="67642FCA"/>
    <w:rsid w:val="679E3E90"/>
    <w:rsid w:val="67A535E2"/>
    <w:rsid w:val="67DF6AF4"/>
    <w:rsid w:val="68376930"/>
    <w:rsid w:val="68460921"/>
    <w:rsid w:val="685017A0"/>
    <w:rsid w:val="687E455F"/>
    <w:rsid w:val="68817BAC"/>
    <w:rsid w:val="68863414"/>
    <w:rsid w:val="68AB69D7"/>
    <w:rsid w:val="68CA77A4"/>
    <w:rsid w:val="691427CE"/>
    <w:rsid w:val="6947370B"/>
    <w:rsid w:val="696848C8"/>
    <w:rsid w:val="69CE0BCF"/>
    <w:rsid w:val="6A58493C"/>
    <w:rsid w:val="6A9242F2"/>
    <w:rsid w:val="6ACD532A"/>
    <w:rsid w:val="6AD95A7D"/>
    <w:rsid w:val="6BA77B64"/>
    <w:rsid w:val="6BAC13E3"/>
    <w:rsid w:val="6C865790"/>
    <w:rsid w:val="6C904861"/>
    <w:rsid w:val="6CA65E33"/>
    <w:rsid w:val="6D090170"/>
    <w:rsid w:val="6D196605"/>
    <w:rsid w:val="6D65184A"/>
    <w:rsid w:val="6E5B49FB"/>
    <w:rsid w:val="6EC95E08"/>
    <w:rsid w:val="6F2319BD"/>
    <w:rsid w:val="6F5E29F5"/>
    <w:rsid w:val="6F7C2E7B"/>
    <w:rsid w:val="6F857F81"/>
    <w:rsid w:val="6F8A5598"/>
    <w:rsid w:val="6FB22D40"/>
    <w:rsid w:val="6FC40208"/>
    <w:rsid w:val="70003AAC"/>
    <w:rsid w:val="70A73F27"/>
    <w:rsid w:val="718B5455"/>
    <w:rsid w:val="71CA25C3"/>
    <w:rsid w:val="71EB191C"/>
    <w:rsid w:val="72E651DB"/>
    <w:rsid w:val="731735E6"/>
    <w:rsid w:val="7399224D"/>
    <w:rsid w:val="73AD7AA7"/>
    <w:rsid w:val="73D2750D"/>
    <w:rsid w:val="74051691"/>
    <w:rsid w:val="74237D69"/>
    <w:rsid w:val="74486BDB"/>
    <w:rsid w:val="74FA4F6E"/>
    <w:rsid w:val="750556C0"/>
    <w:rsid w:val="75524DAA"/>
    <w:rsid w:val="7568637B"/>
    <w:rsid w:val="75E654F2"/>
    <w:rsid w:val="76816FC9"/>
    <w:rsid w:val="76854D0B"/>
    <w:rsid w:val="768A40CF"/>
    <w:rsid w:val="76D417EE"/>
    <w:rsid w:val="76FB6D7B"/>
    <w:rsid w:val="77073972"/>
    <w:rsid w:val="776808B4"/>
    <w:rsid w:val="778356EE"/>
    <w:rsid w:val="778A4EBC"/>
    <w:rsid w:val="77FA5285"/>
    <w:rsid w:val="784F55D0"/>
    <w:rsid w:val="788F572C"/>
    <w:rsid w:val="78B673FD"/>
    <w:rsid w:val="791D122B"/>
    <w:rsid w:val="7A297178"/>
    <w:rsid w:val="7A5A025C"/>
    <w:rsid w:val="7A7632E8"/>
    <w:rsid w:val="7AA634A2"/>
    <w:rsid w:val="7B3D7962"/>
    <w:rsid w:val="7BEC1388"/>
    <w:rsid w:val="7C330D65"/>
    <w:rsid w:val="7C885555"/>
    <w:rsid w:val="7CD82038"/>
    <w:rsid w:val="7CF17FFD"/>
    <w:rsid w:val="7D33726F"/>
    <w:rsid w:val="7D4B73EC"/>
    <w:rsid w:val="7D7D2BE0"/>
    <w:rsid w:val="7D8B70AB"/>
    <w:rsid w:val="7D9D0B8C"/>
    <w:rsid w:val="7DFD787D"/>
    <w:rsid w:val="7E1F3C97"/>
    <w:rsid w:val="7EBE525E"/>
    <w:rsid w:val="7ED81ED6"/>
    <w:rsid w:val="7F1C1F84"/>
    <w:rsid w:val="7F315A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9">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TML Code"/>
    <w:basedOn w:val="9"/>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JNU</Company>
  <Pages>17</Pages>
  <Words>739</Words>
  <Characters>1163</Characters>
  <Lines>260</Lines>
  <Paragraphs>270</Paragraphs>
  <TotalTime>58</TotalTime>
  <ScaleCrop>false</ScaleCrop>
  <LinksUpToDate>false</LinksUpToDate>
  <CharactersWithSpaces>1442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2006-06-20T09:23:00Z</dcterms:created>
  <dc:creator>刘欣</dc:creator>
  <cp:lastModifiedBy>微信用户</cp:lastModifiedBy>
  <dcterms:modified xsi:type="dcterms:W3CDTF">2026-04-24T09:13:16Z</dcterms:modified>
  <dc:title>暨南大学本科实验报告专用纸</dc:title>
  <cp:revision>64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eyJoZGlkIjoiZmE5NTkxZDZkMDM3ZTQ3MmI0NzMwODEyODU1YjU5YzUiLCJ1c2VySWQiOiIxMzk4Mzk5NjA4In0=</vt:lpwstr>
  </property>
  <property fmtid="{D5CDD505-2E9C-101B-9397-08002B2CF9AE}" pid="3" name="KSOProductBuildVer">
    <vt:lpwstr>2052-12.1.0.25865</vt:lpwstr>
  </property>
  <property fmtid="{D5CDD505-2E9C-101B-9397-08002B2CF9AE}" pid="4" name="ICV">
    <vt:lpwstr>6FBD8AC606AF4551B0B4DD15279A0E85_13</vt:lpwstr>
  </property>
</Properties>
</file>